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word/comments.xml" ContentType="application/vnd.openxmlformats-officedocument.wordprocessingml.comment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4EA5D4D" w14:textId="325A87C2">
      <w:pPr>
        <w:pStyle w:val="852"/>
        <w:pBdr/>
        <w:spacing/>
        <w:ind/>
        <w:jc w:val="center"/>
        <w:rPr>
          <w:rFonts w:ascii="Trebuchet MS" w:hAnsi="Trebuchet MS"/>
          <w:b/>
          <w:color w:val="82001e"/>
          <w:sz w:val="44"/>
          <w:szCs w:val="44"/>
        </w:rPr>
      </w:pPr>
      <w:r>
        <w:rPr>
          <w:rFonts w:ascii="Trebuchet MS" w:hAnsi="Trebuchet MS"/>
          <w:b/>
          <w:color w:val="82001e"/>
          <w:sz w:val="44"/>
          <w:szCs w:val="44"/>
          <w:lang w:eastAsia="fr-FR"/>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-133350</wp:posOffset>
                </wp:positionH>
                <wp:positionV relativeFrom="paragraph">
                  <wp:posOffset>0</wp:posOffset>
                </wp:positionV>
                <wp:extent cx="2717165" cy="699770"/>
                <wp:effectExtent l="0" t="0" r="6985" b="5080"/>
                <wp:wrapTopAndBottom/>
                <wp:docPr id="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pic:cNvPicPr>
                        <pic:nvPr/>
                      </pic:nvPicPr>
                      <pic:blipFill rotWithShape="1">
                        <a:blip r:embed="rId11"/>
                        <a:stretch/>
                      </pic:blipFill>
                      <pic:spPr bwMode="auto">
                        <a:xfrm>
                          <a:off x="0" y="0"/>
                          <a:ext cx="2717165" cy="699769"/>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margin;margin-left:-10.50pt;mso-position-horizontal:absolute;mso-position-vertical-relative:text;margin-top:0.00pt;mso-position-vertical:absolute;width:213.95pt;height:55.10pt;mso-wrap-distance-left:9.00pt;mso-wrap-distance-top:0.00pt;mso-wrap-distance-right:9.00pt;mso-wrap-distance-bottom:0.00pt;z-index:1;" stroked="f">
                <w10:wrap type="topAndBottom"/>
                <v:imagedata r:id="rId11" o:title=""/>
                <o:lock v:ext="edit" rotation="t"/>
              </v:shape>
            </w:pict>
          </mc:Fallback>
        </mc:AlternateContent>
      </w:r>
      <w:r>
        <w:rPr>
          <w:rFonts w:ascii="Trebuchet MS" w:hAnsi="Trebuchet MS"/>
          <w:b/>
          <w:color w:val="82001e"/>
          <w:sz w:val="44"/>
          <w:szCs w:val="44"/>
        </w:rPr>
      </w:r>
    </w:p>
    <w:p w14:paraId="016237BA" w14:textId="3D043305">
      <w:pPr>
        <w:pStyle w:val="852"/>
        <w:pBdr/>
        <w:spacing/>
        <w:ind/>
        <w:jc w:val="center"/>
        <w:rPr>
          <w:rFonts w:ascii="Trebuchet MS" w:hAnsi="Trebuchet MS"/>
          <w:b/>
          <w:color w:val="82001e"/>
          <w:sz w:val="44"/>
          <w:szCs w:val="44"/>
        </w:rPr>
      </w:pPr>
      <w:r>
        <w:rPr>
          <w:rFonts w:ascii="Trebuchet MS" w:hAnsi="Trebuchet MS"/>
          <w:b/>
          <w:color w:val="82001e"/>
          <w:sz w:val="44"/>
          <w:szCs w:val="44"/>
        </w:rPr>
        <w:t xml:space="preserve">Les préconisations pour la bibliothèque numérique</w:t>
      </w:r>
      <w:r>
        <w:rPr>
          <w:rFonts w:ascii="Trebuchet MS" w:hAnsi="Trebuchet MS"/>
          <w:b/>
          <w:color w:val="82001e"/>
          <w:sz w:val="44"/>
          <w:szCs w:val="44"/>
        </w:rPr>
      </w:r>
    </w:p>
    <w:p w14:paraId="65260A2D" w14:textId="77777777">
      <w:pPr>
        <w:pBdr/>
        <w:spacing/>
        <w:ind/>
        <w:rPr/>
      </w:pPr>
      <w:r/>
      <w:r/>
    </w:p>
    <w:p w14:paraId="30007E16" w14:textId="4391E4A2">
      <w:pPr>
        <w:pBdr/>
        <w:spacing/>
        <w:ind/>
        <w:jc w:val="center"/>
        <w:rPr/>
      </w:pPr>
      <w:r>
        <w:t xml:space="preserve">Par Fanny </w:t>
      </w:r>
      <w:r>
        <w:t xml:space="preserve">Suszko</w:t>
      </w:r>
      <w:r>
        <w:t xml:space="preserve">, stagiaire du Master 2 Technologies numériques appliquées à l’Histoire, </w:t>
      </w:r>
      <w:r>
        <w:t xml:space="preserve">Ecole des chartes</w:t>
      </w:r>
      <w:r>
        <w:t xml:space="preserve">, </w:t>
      </w:r>
      <w:r>
        <w:t xml:space="preserve">à la bibliothèque Cujas, </w:t>
      </w:r>
      <w:r>
        <w:t xml:space="preserve">01/04/2026-31</w:t>
      </w:r>
      <w:r>
        <w:t xml:space="preserve">/07/2026</w:t>
      </w:r>
      <w:r/>
    </w:p>
    <w:p w14:paraId="1DF1EF95" w14:textId="77777777">
      <w:pPr>
        <w:pBdr/>
        <w:spacing/>
        <w:ind/>
        <w:jc w:val="center"/>
        <w:rPr/>
      </w:pPr>
      <w:r/>
      <w:r/>
    </w:p>
    <w:sdt>
      <w:sdtPr>
        <w15:appearance w15:val="boundingBox"/>
        <w:id w:val="1163974311"/>
        <w:docPartObj>
          <w:docPartGallery w:val="Table of Contents"/>
          <w:docPartUnique w:val="true"/>
        </w:docPartObj>
        <w:rPr>
          <w:rFonts w:ascii="Trebuchet MS" w:hAnsi="Trebuchet MS" w:eastAsiaTheme="minorHAnsi" w:cstheme="minorBidi"/>
          <w:color w:val="auto"/>
          <w:sz w:val="22"/>
          <w:szCs w:val="22"/>
          <w:lang w:eastAsia="en-US"/>
        </w:rPr>
      </w:sdtPr>
      <w:sdtContent>
        <w:p w14:paraId="6580E115" w14:textId="77777777">
          <w:pPr>
            <w:pStyle w:val="848"/>
            <w:pBdr/>
            <w:spacing/>
            <w:ind/>
            <w:jc w:val="center"/>
            <w:rPr>
              <w:rStyle w:val="828"/>
            </w:rPr>
          </w:pPr>
          <w:r>
            <w:rPr>
              <w:rStyle w:val="828"/>
            </w:rPr>
            <w:t xml:space="preserve">Table des matières</w:t>
          </w:r>
          <w:r>
            <w:rPr>
              <w:rStyle w:val="828"/>
            </w:rPr>
          </w:r>
        </w:p>
        <w:p w14:paraId="1C47E2CC" w14:textId="77777777">
          <w:pPr>
            <w:pBdr/>
            <w:spacing/>
            <w:ind/>
            <w:rPr>
              <w:lang w:eastAsia="fr-FR"/>
            </w:rPr>
          </w:pPr>
          <w:r>
            <w:rPr>
              <w:lang w:eastAsia="fr-FR"/>
            </w:rPr>
          </w:r>
          <w:r>
            <w:rPr>
              <w:lang w:eastAsia="fr-FR"/>
            </w:rPr>
          </w:r>
        </w:p>
        <w:p w14:paraId="21AE182B" w14:textId="7A389CD4">
          <w:pPr>
            <w:pStyle w:val="849"/>
            <w:pBdr/>
            <w:tabs>
              <w:tab w:val="left" w:leader="none" w:pos="440"/>
              <w:tab w:val="right" w:leader="dot" w:pos="9062"/>
            </w:tabs>
            <w:spacing/>
            <w:ind/>
            <w:rPr>
              <w:rFonts w:asciiTheme="minorHAnsi" w:hAnsiTheme="minorHAnsi" w:eastAsiaTheme="minorEastAsia"/>
              <w:lang w:eastAsia="fr-FR"/>
            </w:rPr>
          </w:pPr>
          <w:r>
            <w:fldChar w:fldCharType="begin"/>
          </w:r>
          <w:r>
            <w:instrText xml:space="preserve"> TOC \o "1-3" \h \z \u </w:instrText>
          </w:r>
          <w:r>
            <w:fldChar w:fldCharType="separate"/>
          </w:r>
          <w:hyperlink w:tooltip="#_Toc236046753" w:anchor="_Toc236046753" w:history="1">
            <w:r>
              <w:rPr>
                <w:rStyle w:val="840"/>
              </w:rPr>
              <w:t xml:space="preserve">1.</w:t>
            </w:r>
            <w:r>
              <w:rPr>
                <w:rFonts w:asciiTheme="minorHAnsi" w:hAnsiTheme="minorHAnsi" w:eastAsiaTheme="minorEastAsia"/>
                <w:lang w:eastAsia="fr-FR"/>
              </w:rPr>
              <w:tab/>
            </w:r>
            <w:r>
              <w:rPr>
                <w:rStyle w:val="840"/>
              </w:rPr>
              <w:t xml:space="preserve">Présentation</w:t>
            </w:r>
            <w:r>
              <w:tab/>
            </w:r>
            <w:r>
              <w:fldChar w:fldCharType="begin"/>
            </w:r>
            <w:r>
              <w:instrText xml:space="preserve"> PAGEREF _Toc236046753 \h </w:instrText>
            </w:r>
            <w:r/>
            <w:r>
              <w:fldChar w:fldCharType="separate"/>
            </w:r>
            <w:r>
              <w:t xml:space="preserve">3</w:t>
            </w:r>
            <w:r>
              <w:fldChar w:fldCharType="end"/>
            </w:r>
          </w:hyperlink>
          <w:r/>
          <w:r>
            <w:rPr>
              <w:rFonts w:asciiTheme="minorHAnsi" w:hAnsiTheme="minorHAnsi" w:eastAsiaTheme="minorEastAsia"/>
              <w:lang w:eastAsia="fr-FR"/>
            </w:rPr>
          </w:r>
        </w:p>
        <w:p w14:paraId="2EE1F9B9" w14:textId="59898E22">
          <w:pPr>
            <w:pStyle w:val="850"/>
            <w:pBdr/>
            <w:tabs>
              <w:tab w:val="left" w:leader="none" w:pos="880"/>
              <w:tab w:val="right" w:leader="dot" w:pos="9062"/>
            </w:tabs>
            <w:spacing/>
            <w:ind/>
            <w:rPr>
              <w:rFonts w:asciiTheme="minorHAnsi" w:hAnsiTheme="minorHAnsi" w:eastAsiaTheme="minorEastAsia"/>
              <w:lang w:eastAsia="fr-FR"/>
            </w:rPr>
          </w:pPr>
          <w:r/>
          <w:hyperlink w:tooltip="#_Toc236046754" w:anchor="_Toc236046754" w:history="1">
            <w:r>
              <w:rPr>
                <w:rStyle w:val="840"/>
              </w:rPr>
              <w:t xml:space="preserve">1.1.</w:t>
            </w:r>
            <w:r>
              <w:rPr>
                <w:rFonts w:asciiTheme="minorHAnsi" w:hAnsiTheme="minorHAnsi" w:eastAsiaTheme="minorEastAsia"/>
                <w:lang w:eastAsia="fr-FR"/>
              </w:rPr>
              <w:tab/>
            </w:r>
            <w:r>
              <w:rPr>
                <w:rStyle w:val="840"/>
              </w:rPr>
              <w:t xml:space="preserve">Contexte</w:t>
            </w:r>
            <w:r>
              <w:tab/>
            </w:r>
            <w:r>
              <w:fldChar w:fldCharType="begin"/>
            </w:r>
            <w:r>
              <w:instrText xml:space="preserve"> PAGEREF _Toc236046754 \h </w:instrText>
            </w:r>
            <w:r/>
            <w:r>
              <w:fldChar w:fldCharType="separate"/>
            </w:r>
            <w:r>
              <w:t xml:space="preserve">3</w:t>
            </w:r>
            <w:r>
              <w:fldChar w:fldCharType="end"/>
            </w:r>
          </w:hyperlink>
          <w:r/>
          <w:r>
            <w:rPr>
              <w:rFonts w:asciiTheme="minorHAnsi" w:hAnsiTheme="minorHAnsi" w:eastAsiaTheme="minorEastAsia"/>
              <w:lang w:eastAsia="fr-FR"/>
            </w:rPr>
          </w:r>
        </w:p>
        <w:p w14:paraId="2E35E85A" w14:textId="71F3C0C8">
          <w:pPr>
            <w:pStyle w:val="850"/>
            <w:pBdr/>
            <w:tabs>
              <w:tab w:val="left" w:leader="none" w:pos="880"/>
              <w:tab w:val="right" w:leader="dot" w:pos="9062"/>
            </w:tabs>
            <w:spacing/>
            <w:ind/>
            <w:rPr>
              <w:rFonts w:asciiTheme="minorHAnsi" w:hAnsiTheme="minorHAnsi" w:eastAsiaTheme="minorEastAsia"/>
              <w:lang w:eastAsia="fr-FR"/>
            </w:rPr>
          </w:pPr>
          <w:r/>
          <w:hyperlink w:tooltip="#_Toc236046755" w:anchor="_Toc236046755" w:history="1">
            <w:r>
              <w:rPr>
                <w:rStyle w:val="840"/>
              </w:rPr>
              <w:t xml:space="preserve">1.2.</w:t>
            </w:r>
            <w:r>
              <w:rPr>
                <w:rFonts w:asciiTheme="minorHAnsi" w:hAnsiTheme="minorHAnsi" w:eastAsiaTheme="minorEastAsia"/>
                <w:lang w:eastAsia="fr-FR"/>
              </w:rPr>
              <w:tab/>
            </w:r>
            <w:r>
              <w:rPr>
                <w:rStyle w:val="840"/>
              </w:rPr>
              <w:t xml:space="preserve">Méthodologie de travail</w:t>
            </w:r>
            <w:r>
              <w:tab/>
            </w:r>
            <w:r>
              <w:fldChar w:fldCharType="begin"/>
            </w:r>
            <w:r>
              <w:instrText xml:space="preserve"> PAGEREF _Toc236046755 \h </w:instrText>
            </w:r>
            <w:r/>
            <w:r>
              <w:fldChar w:fldCharType="separate"/>
            </w:r>
            <w:r>
              <w:t xml:space="preserve">3</w:t>
            </w:r>
            <w:r>
              <w:fldChar w:fldCharType="end"/>
            </w:r>
          </w:hyperlink>
          <w:r/>
          <w:r>
            <w:rPr>
              <w:rFonts w:asciiTheme="minorHAnsi" w:hAnsiTheme="minorHAnsi" w:eastAsiaTheme="minorEastAsia"/>
              <w:lang w:eastAsia="fr-FR"/>
            </w:rPr>
          </w:r>
        </w:p>
        <w:p w14:paraId="651F9CBC" w14:textId="33F80D48">
          <w:pPr>
            <w:pStyle w:val="850"/>
            <w:pBdr/>
            <w:tabs>
              <w:tab w:val="left" w:leader="none" w:pos="880"/>
              <w:tab w:val="right" w:leader="dot" w:pos="9062"/>
            </w:tabs>
            <w:spacing/>
            <w:ind/>
            <w:rPr>
              <w:rFonts w:asciiTheme="minorHAnsi" w:hAnsiTheme="minorHAnsi" w:eastAsiaTheme="minorEastAsia"/>
              <w:lang w:eastAsia="fr-FR"/>
            </w:rPr>
          </w:pPr>
          <w:r/>
          <w:hyperlink w:tooltip="#_Toc236046756" w:anchor="_Toc236046756" w:history="1">
            <w:r>
              <w:rPr>
                <w:rStyle w:val="840"/>
              </w:rPr>
              <w:t xml:space="preserve">1.3.</w:t>
            </w:r>
            <w:r>
              <w:rPr>
                <w:rFonts w:asciiTheme="minorHAnsi" w:hAnsiTheme="minorHAnsi" w:eastAsiaTheme="minorEastAsia"/>
                <w:lang w:eastAsia="fr-FR"/>
              </w:rPr>
              <w:tab/>
            </w:r>
            <w:r>
              <w:rPr>
                <w:rStyle w:val="840"/>
              </w:rPr>
              <w:t xml:space="preserve">Les limites de l’étude</w:t>
            </w:r>
            <w:r>
              <w:tab/>
            </w:r>
            <w:r>
              <w:fldChar w:fldCharType="begin"/>
            </w:r>
            <w:r>
              <w:instrText xml:space="preserve"> PAGEREF _Toc236046756 \h </w:instrText>
            </w:r>
            <w:r/>
            <w:r>
              <w:fldChar w:fldCharType="separate"/>
            </w:r>
            <w:r>
              <w:t xml:space="preserve">4</w:t>
            </w:r>
            <w:r>
              <w:fldChar w:fldCharType="end"/>
            </w:r>
          </w:hyperlink>
          <w:r/>
          <w:r>
            <w:rPr>
              <w:rFonts w:asciiTheme="minorHAnsi" w:hAnsiTheme="minorHAnsi" w:eastAsiaTheme="minorEastAsia"/>
              <w:lang w:eastAsia="fr-FR"/>
            </w:rPr>
          </w:r>
        </w:p>
        <w:p w14:paraId="08CCC28D" w14:textId="524A8D99">
          <w:pPr>
            <w:pStyle w:val="850"/>
            <w:pBdr/>
            <w:tabs>
              <w:tab w:val="left" w:leader="none" w:pos="880"/>
              <w:tab w:val="right" w:leader="dot" w:pos="9062"/>
            </w:tabs>
            <w:spacing/>
            <w:ind/>
            <w:rPr>
              <w:rFonts w:asciiTheme="minorHAnsi" w:hAnsiTheme="minorHAnsi" w:eastAsiaTheme="minorEastAsia"/>
              <w:lang w:eastAsia="fr-FR"/>
            </w:rPr>
          </w:pPr>
          <w:r/>
          <w:hyperlink w:tooltip="#_Toc236046757" w:anchor="_Toc236046757" w:history="1">
            <w:r>
              <w:rPr>
                <w:rStyle w:val="840"/>
              </w:rPr>
              <w:t xml:space="preserve">1.4.</w:t>
            </w:r>
            <w:r>
              <w:rPr>
                <w:rFonts w:asciiTheme="minorHAnsi" w:hAnsiTheme="minorHAnsi" w:eastAsiaTheme="minorEastAsia"/>
                <w:lang w:eastAsia="fr-FR"/>
              </w:rPr>
              <w:tab/>
            </w:r>
            <w:r>
              <w:rPr>
                <w:rStyle w:val="840"/>
              </w:rPr>
              <w:t xml:space="preserve">Conception du benchmark</w:t>
            </w:r>
            <w:r>
              <w:tab/>
            </w:r>
            <w:r>
              <w:fldChar w:fldCharType="begin"/>
            </w:r>
            <w:r>
              <w:instrText xml:space="preserve"> PAGEREF _Toc236046757 \h </w:instrText>
            </w:r>
            <w:r/>
            <w:r>
              <w:fldChar w:fldCharType="separate"/>
            </w:r>
            <w:r>
              <w:t xml:space="preserve">4</w:t>
            </w:r>
            <w:r>
              <w:fldChar w:fldCharType="end"/>
            </w:r>
          </w:hyperlink>
          <w:r/>
          <w:r>
            <w:rPr>
              <w:rFonts w:asciiTheme="minorHAnsi" w:hAnsiTheme="minorHAnsi" w:eastAsiaTheme="minorEastAsia"/>
              <w:lang w:eastAsia="fr-FR"/>
            </w:rPr>
          </w:r>
        </w:p>
        <w:p w14:paraId="32503E11" w14:textId="40BBEF3D">
          <w:pPr>
            <w:pStyle w:val="851"/>
            <w:pBdr/>
            <w:tabs>
              <w:tab w:val="left" w:leader="none" w:pos="1320"/>
              <w:tab w:val="right" w:leader="dot" w:pos="9062"/>
            </w:tabs>
            <w:spacing/>
            <w:ind/>
            <w:rPr>
              <w:rFonts w:asciiTheme="minorHAnsi" w:hAnsiTheme="minorHAnsi" w:eastAsiaTheme="minorEastAsia"/>
              <w:lang w:eastAsia="fr-FR"/>
            </w:rPr>
          </w:pPr>
          <w:r/>
          <w:hyperlink w:tooltip="#_Toc236046758" w:anchor="_Toc236046758" w:history="1">
            <w:r>
              <w:rPr>
                <w:rStyle w:val="840"/>
              </w:rPr>
              <w:t xml:space="preserve">1.4.1.</w:t>
            </w:r>
            <w:r>
              <w:rPr>
                <w:rFonts w:asciiTheme="minorHAnsi" w:hAnsiTheme="minorHAnsi" w:eastAsiaTheme="minorEastAsia"/>
                <w:lang w:eastAsia="fr-FR"/>
              </w:rPr>
              <w:tab/>
            </w:r>
            <w:r>
              <w:rPr>
                <w:rStyle w:val="840"/>
              </w:rPr>
              <w:t xml:space="preserve">Objectif du benchmark</w:t>
            </w:r>
            <w:r>
              <w:tab/>
            </w:r>
            <w:r>
              <w:fldChar w:fldCharType="begin"/>
            </w:r>
            <w:r>
              <w:instrText xml:space="preserve"> PAGEREF _Toc236046758 \h </w:instrText>
            </w:r>
            <w:r/>
            <w:r>
              <w:fldChar w:fldCharType="separate"/>
            </w:r>
            <w:r>
              <w:t xml:space="preserve">4</w:t>
            </w:r>
            <w:r>
              <w:fldChar w:fldCharType="end"/>
            </w:r>
          </w:hyperlink>
          <w:r/>
          <w:r>
            <w:rPr>
              <w:rFonts w:asciiTheme="minorHAnsi" w:hAnsiTheme="minorHAnsi" w:eastAsiaTheme="minorEastAsia"/>
              <w:lang w:eastAsia="fr-FR"/>
            </w:rPr>
          </w:r>
        </w:p>
        <w:p w14:paraId="4B69D769" w14:textId="3196EAB9">
          <w:pPr>
            <w:pStyle w:val="851"/>
            <w:pBdr/>
            <w:tabs>
              <w:tab w:val="left" w:leader="none" w:pos="1320"/>
              <w:tab w:val="right" w:leader="dot" w:pos="9062"/>
            </w:tabs>
            <w:spacing/>
            <w:ind/>
            <w:rPr>
              <w:rFonts w:asciiTheme="minorHAnsi" w:hAnsiTheme="minorHAnsi" w:eastAsiaTheme="minorEastAsia"/>
              <w:lang w:eastAsia="fr-FR"/>
            </w:rPr>
          </w:pPr>
          <w:r/>
          <w:hyperlink w:tooltip="#_Toc236046759" w:anchor="_Toc236046759" w:history="1">
            <w:r>
              <w:rPr>
                <w:rStyle w:val="840"/>
              </w:rPr>
              <w:t xml:space="preserve">1.4.2.</w:t>
            </w:r>
            <w:r>
              <w:rPr>
                <w:rFonts w:asciiTheme="minorHAnsi" w:hAnsiTheme="minorHAnsi" w:eastAsiaTheme="minorEastAsia"/>
                <w:lang w:eastAsia="fr-FR"/>
              </w:rPr>
              <w:tab/>
            </w:r>
            <w:r>
              <w:rPr>
                <w:rStyle w:val="840"/>
              </w:rPr>
              <w:t xml:space="preserve">Corpus des bibliothèques numériques examinées</w:t>
            </w:r>
            <w:r>
              <w:tab/>
            </w:r>
            <w:r>
              <w:fldChar w:fldCharType="begin"/>
            </w:r>
            <w:r>
              <w:instrText xml:space="preserve"> PAGEREF _Toc236046759 \h </w:instrText>
            </w:r>
            <w:r/>
            <w:r>
              <w:fldChar w:fldCharType="separate"/>
            </w:r>
            <w:r>
              <w:t xml:space="preserve">4</w:t>
            </w:r>
            <w:r>
              <w:fldChar w:fldCharType="end"/>
            </w:r>
          </w:hyperlink>
          <w:r/>
          <w:r>
            <w:rPr>
              <w:rFonts w:asciiTheme="minorHAnsi" w:hAnsiTheme="minorHAnsi" w:eastAsiaTheme="minorEastAsia"/>
              <w:lang w:eastAsia="fr-FR"/>
            </w:rPr>
          </w:r>
        </w:p>
        <w:p w14:paraId="3679AAB1" w14:textId="169326C7">
          <w:pPr>
            <w:pStyle w:val="851"/>
            <w:pBdr/>
            <w:tabs>
              <w:tab w:val="left" w:leader="none" w:pos="1320"/>
              <w:tab w:val="right" w:leader="dot" w:pos="9062"/>
            </w:tabs>
            <w:spacing/>
            <w:ind/>
            <w:rPr>
              <w:rFonts w:asciiTheme="minorHAnsi" w:hAnsiTheme="minorHAnsi" w:eastAsiaTheme="minorEastAsia"/>
              <w:lang w:eastAsia="fr-FR"/>
            </w:rPr>
          </w:pPr>
          <w:r/>
          <w:hyperlink w:tooltip="#_Toc236046760" w:anchor="_Toc236046760" w:history="1">
            <w:r>
              <w:rPr>
                <w:rStyle w:val="840"/>
              </w:rPr>
              <w:t xml:space="preserve">1.4.3.</w:t>
            </w:r>
            <w:r>
              <w:rPr>
                <w:rFonts w:asciiTheme="minorHAnsi" w:hAnsiTheme="minorHAnsi" w:eastAsiaTheme="minorEastAsia"/>
                <w:lang w:eastAsia="fr-FR"/>
              </w:rPr>
              <w:tab/>
            </w:r>
            <w:r>
              <w:rPr>
                <w:rStyle w:val="840"/>
              </w:rPr>
              <w:t xml:space="preserve">Notation des fonctionnalités examinées</w:t>
            </w:r>
            <w:r>
              <w:tab/>
            </w:r>
            <w:r>
              <w:fldChar w:fldCharType="begin"/>
            </w:r>
            <w:r>
              <w:instrText xml:space="preserve"> PAGEREF _Toc236046760 \h </w:instrText>
            </w:r>
            <w:r/>
            <w:r>
              <w:fldChar w:fldCharType="separate"/>
            </w:r>
            <w:r>
              <w:t xml:space="preserve">6</w:t>
            </w:r>
            <w:r>
              <w:fldChar w:fldCharType="end"/>
            </w:r>
          </w:hyperlink>
          <w:r/>
          <w:r>
            <w:rPr>
              <w:rFonts w:asciiTheme="minorHAnsi" w:hAnsiTheme="minorHAnsi" w:eastAsiaTheme="minorEastAsia"/>
              <w:lang w:eastAsia="fr-FR"/>
            </w:rPr>
          </w:r>
        </w:p>
        <w:p w14:paraId="74961014" w14:textId="68681F64">
          <w:pPr>
            <w:pStyle w:val="850"/>
            <w:pBdr/>
            <w:tabs>
              <w:tab w:val="left" w:leader="none" w:pos="880"/>
              <w:tab w:val="right" w:leader="dot" w:pos="9062"/>
            </w:tabs>
            <w:spacing/>
            <w:ind/>
            <w:rPr>
              <w:rFonts w:asciiTheme="minorHAnsi" w:hAnsiTheme="minorHAnsi" w:eastAsiaTheme="minorEastAsia"/>
              <w:lang w:eastAsia="fr-FR"/>
            </w:rPr>
          </w:pPr>
          <w:r/>
          <w:hyperlink w:tooltip="#_Toc236046761" w:anchor="_Toc236046761" w:history="1">
            <w:r>
              <w:rPr>
                <w:rStyle w:val="840"/>
              </w:rPr>
              <w:t xml:space="preserve">1.5.</w:t>
            </w:r>
            <w:r>
              <w:rPr>
                <w:rFonts w:asciiTheme="minorHAnsi" w:hAnsiTheme="minorHAnsi" w:eastAsiaTheme="minorEastAsia"/>
                <w:lang w:eastAsia="fr-FR"/>
              </w:rPr>
              <w:tab/>
            </w:r>
            <w:r>
              <w:rPr>
                <w:rStyle w:val="840"/>
              </w:rPr>
              <w:t xml:space="preserve">Conception des personae</w:t>
            </w:r>
            <w:r>
              <w:tab/>
            </w:r>
            <w:r>
              <w:fldChar w:fldCharType="begin"/>
            </w:r>
            <w:r>
              <w:instrText xml:space="preserve"> PAGEREF _Toc236046761 \h </w:instrText>
            </w:r>
            <w:r/>
            <w:r>
              <w:fldChar w:fldCharType="separate"/>
            </w:r>
            <w:r>
              <w:t xml:space="preserve">6</w:t>
            </w:r>
            <w:r>
              <w:fldChar w:fldCharType="end"/>
            </w:r>
          </w:hyperlink>
          <w:r/>
          <w:r>
            <w:rPr>
              <w:rFonts w:asciiTheme="minorHAnsi" w:hAnsiTheme="minorHAnsi" w:eastAsiaTheme="minorEastAsia"/>
              <w:lang w:eastAsia="fr-FR"/>
            </w:rPr>
          </w:r>
        </w:p>
        <w:p w14:paraId="3BF3CFEB" w14:textId="6D9C032D">
          <w:pPr>
            <w:pStyle w:val="849"/>
            <w:pBdr/>
            <w:tabs>
              <w:tab w:val="left" w:leader="none" w:pos="440"/>
              <w:tab w:val="right" w:leader="dot" w:pos="9062"/>
            </w:tabs>
            <w:spacing/>
            <w:ind/>
            <w:rPr>
              <w:rFonts w:asciiTheme="minorHAnsi" w:hAnsiTheme="minorHAnsi" w:eastAsiaTheme="minorEastAsia"/>
              <w:lang w:eastAsia="fr-FR"/>
            </w:rPr>
          </w:pPr>
          <w:r/>
          <w:hyperlink w:tooltip="#_Toc236046762" w:anchor="_Toc236046762" w:history="1">
            <w:r>
              <w:rPr>
                <w:rStyle w:val="840"/>
              </w:rPr>
              <w:t xml:space="preserve">2</w:t>
            </w:r>
            <w:r>
              <w:rPr>
                <w:rFonts w:asciiTheme="minorHAnsi" w:hAnsiTheme="minorHAnsi" w:eastAsiaTheme="minorEastAsia"/>
                <w:lang w:eastAsia="fr-FR"/>
              </w:rPr>
              <w:tab/>
            </w:r>
            <w:r>
              <w:rPr>
                <w:rStyle w:val="840"/>
              </w:rPr>
              <w:t xml:space="preserve">Eléments fonctionnels et techniques</w:t>
            </w:r>
            <w:r>
              <w:tab/>
            </w:r>
            <w:r>
              <w:fldChar w:fldCharType="begin"/>
            </w:r>
            <w:r>
              <w:instrText xml:space="preserve"> PAGEREF _Toc236046762 \h </w:instrText>
            </w:r>
            <w:r/>
            <w:r>
              <w:fldChar w:fldCharType="separate"/>
            </w:r>
            <w:r>
              <w:t xml:space="preserve">8</w:t>
            </w:r>
            <w:r>
              <w:fldChar w:fldCharType="end"/>
            </w:r>
          </w:hyperlink>
          <w:r/>
          <w:r>
            <w:rPr>
              <w:rFonts w:asciiTheme="minorHAnsi" w:hAnsiTheme="minorHAnsi" w:eastAsiaTheme="minorEastAsia"/>
              <w:lang w:eastAsia="fr-FR"/>
            </w:rPr>
          </w:r>
        </w:p>
        <w:p w14:paraId="137C3F91" w14:textId="73377088">
          <w:pPr>
            <w:pStyle w:val="850"/>
            <w:pBdr/>
            <w:tabs>
              <w:tab w:val="left" w:leader="none" w:pos="880"/>
              <w:tab w:val="right" w:leader="dot" w:pos="9062"/>
            </w:tabs>
            <w:spacing/>
            <w:ind/>
            <w:rPr>
              <w:rFonts w:asciiTheme="minorHAnsi" w:hAnsiTheme="minorHAnsi" w:eastAsiaTheme="minorEastAsia"/>
              <w:lang w:eastAsia="fr-FR"/>
            </w:rPr>
          </w:pPr>
          <w:r/>
          <w:hyperlink w:tooltip="#_Toc236046763" w:anchor="_Toc236046763" w:history="1">
            <w:r>
              <w:rPr>
                <w:rStyle w:val="840"/>
              </w:rPr>
              <w:t xml:space="preserve">2.1</w:t>
            </w:r>
            <w:r>
              <w:rPr>
                <w:rFonts w:asciiTheme="minorHAnsi" w:hAnsiTheme="minorHAnsi" w:eastAsiaTheme="minorEastAsia"/>
                <w:lang w:eastAsia="fr-FR"/>
              </w:rPr>
              <w:tab/>
            </w:r>
            <w:r>
              <w:rPr>
                <w:rStyle w:val="840"/>
              </w:rPr>
              <w:t xml:space="preserve">Les modalités de recherche</w:t>
            </w:r>
            <w:r>
              <w:tab/>
            </w:r>
            <w:r>
              <w:fldChar w:fldCharType="begin"/>
            </w:r>
            <w:r>
              <w:instrText xml:space="preserve"> PAGEREF _Toc236046763 \h </w:instrText>
            </w:r>
            <w:r/>
            <w:r>
              <w:fldChar w:fldCharType="separate"/>
            </w:r>
            <w:r>
              <w:t xml:space="preserve">8</w:t>
            </w:r>
            <w:r>
              <w:fldChar w:fldCharType="end"/>
            </w:r>
          </w:hyperlink>
          <w:r/>
          <w:r>
            <w:rPr>
              <w:rFonts w:asciiTheme="minorHAnsi" w:hAnsiTheme="minorHAnsi" w:eastAsiaTheme="minorEastAsia"/>
              <w:lang w:eastAsia="fr-FR"/>
            </w:rPr>
          </w:r>
        </w:p>
        <w:p w14:paraId="209F654F" w14:textId="312254EB">
          <w:pPr>
            <w:pStyle w:val="851"/>
            <w:pBdr/>
            <w:tabs>
              <w:tab w:val="left" w:leader="none" w:pos="1320"/>
              <w:tab w:val="right" w:leader="dot" w:pos="9062"/>
            </w:tabs>
            <w:spacing/>
            <w:ind/>
            <w:rPr>
              <w:rFonts w:asciiTheme="minorHAnsi" w:hAnsiTheme="minorHAnsi" w:eastAsiaTheme="minorEastAsia"/>
              <w:lang w:eastAsia="fr-FR"/>
            </w:rPr>
          </w:pPr>
          <w:r/>
          <w:hyperlink w:tooltip="#_Toc236046764" w:anchor="_Toc236046764" w:history="1">
            <w:r>
              <w:rPr>
                <w:rStyle w:val="840"/>
              </w:rPr>
              <w:t xml:space="preserve">2.1.1</w:t>
            </w:r>
            <w:r>
              <w:rPr>
                <w:rFonts w:asciiTheme="minorHAnsi" w:hAnsiTheme="minorHAnsi" w:eastAsiaTheme="minorEastAsia"/>
                <w:lang w:eastAsia="fr-FR"/>
              </w:rPr>
              <w:tab/>
            </w:r>
            <w:r>
              <w:rPr>
                <w:rStyle w:val="840"/>
              </w:rPr>
              <w:t xml:space="preserve">Les besoins identifiés</w:t>
            </w:r>
            <w:r>
              <w:tab/>
            </w:r>
            <w:r>
              <w:fldChar w:fldCharType="begin"/>
            </w:r>
            <w:r>
              <w:instrText xml:space="preserve"> PAGEREF _Toc236046764 \h </w:instrText>
            </w:r>
            <w:r/>
            <w:r>
              <w:fldChar w:fldCharType="separate"/>
            </w:r>
            <w:r>
              <w:t xml:space="preserve">8</w:t>
            </w:r>
            <w:r>
              <w:fldChar w:fldCharType="end"/>
            </w:r>
          </w:hyperlink>
          <w:r/>
          <w:r>
            <w:rPr>
              <w:rFonts w:asciiTheme="minorHAnsi" w:hAnsiTheme="minorHAnsi" w:eastAsiaTheme="minorEastAsia"/>
              <w:lang w:eastAsia="fr-FR"/>
            </w:rPr>
          </w:r>
        </w:p>
        <w:p w14:paraId="1DFE540E" w14:textId="6D57F0FA">
          <w:pPr>
            <w:pStyle w:val="851"/>
            <w:pBdr/>
            <w:tabs>
              <w:tab w:val="left" w:leader="none" w:pos="1320"/>
              <w:tab w:val="right" w:leader="dot" w:pos="9062"/>
            </w:tabs>
            <w:spacing/>
            <w:ind/>
            <w:rPr>
              <w:rFonts w:asciiTheme="minorHAnsi" w:hAnsiTheme="minorHAnsi" w:eastAsiaTheme="minorEastAsia"/>
              <w:lang w:eastAsia="fr-FR"/>
            </w:rPr>
          </w:pPr>
          <w:r/>
          <w:hyperlink w:tooltip="#_Toc236046765" w:anchor="_Toc236046765" w:history="1">
            <w:r>
              <w:rPr>
                <w:rStyle w:val="840"/>
              </w:rPr>
              <w:t xml:space="preserve">2.1.2</w:t>
            </w:r>
            <w:r>
              <w:rPr>
                <w:rFonts w:asciiTheme="minorHAnsi" w:hAnsiTheme="minorHAnsi" w:eastAsiaTheme="minorEastAsia"/>
                <w:lang w:eastAsia="fr-FR"/>
              </w:rPr>
              <w:tab/>
            </w:r>
            <w:r>
              <w:rPr>
                <w:rStyle w:val="840"/>
              </w:rPr>
              <w:t xml:space="preserve">Benchmark</w:t>
            </w:r>
            <w:r>
              <w:tab/>
            </w:r>
            <w:r>
              <w:fldChar w:fldCharType="begin"/>
            </w:r>
            <w:r>
              <w:instrText xml:space="preserve"> PAGEREF _Toc236046765 \h </w:instrText>
            </w:r>
            <w:r/>
            <w:r>
              <w:fldChar w:fldCharType="separate"/>
            </w:r>
            <w:r>
              <w:t xml:space="preserve">8</w:t>
            </w:r>
            <w:r>
              <w:fldChar w:fldCharType="end"/>
            </w:r>
          </w:hyperlink>
          <w:r/>
          <w:r>
            <w:rPr>
              <w:rFonts w:asciiTheme="minorHAnsi" w:hAnsiTheme="minorHAnsi" w:eastAsiaTheme="minorEastAsia"/>
              <w:lang w:eastAsia="fr-FR"/>
            </w:rPr>
          </w:r>
        </w:p>
        <w:p w14:paraId="40EB5415" w14:textId="59968C32">
          <w:pPr>
            <w:pStyle w:val="851"/>
            <w:pBdr/>
            <w:tabs>
              <w:tab w:val="left" w:leader="none" w:pos="1320"/>
              <w:tab w:val="right" w:leader="dot" w:pos="9062"/>
            </w:tabs>
            <w:spacing/>
            <w:ind/>
            <w:rPr>
              <w:rFonts w:asciiTheme="minorHAnsi" w:hAnsiTheme="minorHAnsi" w:eastAsiaTheme="minorEastAsia"/>
              <w:lang w:eastAsia="fr-FR"/>
            </w:rPr>
          </w:pPr>
          <w:r/>
          <w:hyperlink w:tooltip="#_Toc236046766" w:anchor="_Toc236046766" w:history="1">
            <w:r>
              <w:rPr>
                <w:rStyle w:val="840"/>
              </w:rPr>
              <w:t xml:space="preserve">2.1.3</w:t>
            </w:r>
            <w:r>
              <w:rPr>
                <w:rFonts w:asciiTheme="minorHAnsi" w:hAnsiTheme="minorHAnsi" w:eastAsiaTheme="minorEastAsia"/>
                <w:lang w:eastAsia="fr-FR"/>
              </w:rPr>
              <w:tab/>
            </w:r>
            <w:r>
              <w:rPr>
                <w:rStyle w:val="840"/>
              </w:rPr>
              <w:t xml:space="preserve">Ma proposition</w:t>
            </w:r>
            <w:r>
              <w:tab/>
            </w:r>
            <w:r>
              <w:fldChar w:fldCharType="begin"/>
            </w:r>
            <w:r>
              <w:instrText xml:space="preserve"> PAGEREF _Toc236046766 \h </w:instrText>
            </w:r>
            <w:r/>
            <w:r>
              <w:fldChar w:fldCharType="separate"/>
            </w:r>
            <w:r>
              <w:t xml:space="preserve">8</w:t>
            </w:r>
            <w:r>
              <w:fldChar w:fldCharType="end"/>
            </w:r>
          </w:hyperlink>
          <w:r/>
          <w:r>
            <w:rPr>
              <w:rFonts w:asciiTheme="minorHAnsi" w:hAnsiTheme="minorHAnsi" w:eastAsiaTheme="minorEastAsia"/>
              <w:lang w:eastAsia="fr-FR"/>
            </w:rPr>
          </w:r>
        </w:p>
        <w:p w14:paraId="1F058FE9" w14:textId="27AAC5F5">
          <w:pPr>
            <w:pStyle w:val="851"/>
            <w:pBdr/>
            <w:tabs>
              <w:tab w:val="left" w:leader="none" w:pos="1320"/>
              <w:tab w:val="right" w:leader="dot" w:pos="9062"/>
            </w:tabs>
            <w:spacing/>
            <w:ind/>
            <w:rPr>
              <w:rFonts w:asciiTheme="minorHAnsi" w:hAnsiTheme="minorHAnsi" w:eastAsiaTheme="minorEastAsia"/>
              <w:lang w:eastAsia="fr-FR"/>
            </w:rPr>
          </w:pPr>
          <w:r/>
          <w:hyperlink w:tooltip="#_Toc236046767" w:anchor="_Toc236046767" w:history="1">
            <w:r>
              <w:rPr>
                <w:rStyle w:val="840"/>
              </w:rPr>
              <w:t xml:space="preserve">2.1.4</w:t>
            </w:r>
            <w:r>
              <w:rPr>
                <w:rFonts w:asciiTheme="minorHAnsi" w:hAnsiTheme="minorHAnsi" w:eastAsiaTheme="minorEastAsia"/>
                <w:lang w:eastAsia="fr-FR"/>
              </w:rPr>
              <w:tab/>
            </w:r>
            <w:r>
              <w:rPr>
                <w:rStyle w:val="840"/>
              </w:rPr>
              <w:t xml:space="preserve">Eléments techniques</w:t>
            </w:r>
            <w:r>
              <w:tab/>
            </w:r>
            <w:r>
              <w:fldChar w:fldCharType="begin"/>
            </w:r>
            <w:r>
              <w:instrText xml:space="preserve"> PAGEREF _Toc236046767 \h </w:instrText>
            </w:r>
            <w:r/>
            <w:r>
              <w:fldChar w:fldCharType="separate"/>
            </w:r>
            <w:r>
              <w:t xml:space="preserve">8</w:t>
            </w:r>
            <w:r>
              <w:fldChar w:fldCharType="end"/>
            </w:r>
          </w:hyperlink>
          <w:r/>
          <w:r>
            <w:rPr>
              <w:rFonts w:asciiTheme="minorHAnsi" w:hAnsiTheme="minorHAnsi" w:eastAsiaTheme="minorEastAsia"/>
              <w:lang w:eastAsia="fr-FR"/>
            </w:rPr>
          </w:r>
        </w:p>
        <w:p w14:paraId="336E8ECC" w14:textId="750F7D91">
          <w:pPr>
            <w:pStyle w:val="851"/>
            <w:pBdr/>
            <w:tabs>
              <w:tab w:val="left" w:leader="none" w:pos="1320"/>
              <w:tab w:val="right" w:leader="dot" w:pos="9062"/>
            </w:tabs>
            <w:spacing/>
            <w:ind/>
            <w:rPr>
              <w:rFonts w:asciiTheme="minorHAnsi" w:hAnsiTheme="minorHAnsi" w:eastAsiaTheme="minorEastAsia"/>
              <w:lang w:eastAsia="fr-FR"/>
            </w:rPr>
          </w:pPr>
          <w:r/>
          <w:hyperlink w:tooltip="#_Toc236046768" w:anchor="_Toc236046768" w:history="1">
            <w:r>
              <w:rPr>
                <w:rStyle w:val="840"/>
              </w:rPr>
              <w:t xml:space="preserve">2.1.5</w:t>
            </w:r>
            <w:r>
              <w:rPr>
                <w:rFonts w:asciiTheme="minorHAnsi" w:hAnsiTheme="minorHAnsi" w:eastAsiaTheme="minorEastAsia"/>
                <w:lang w:eastAsia="fr-FR"/>
              </w:rPr>
              <w:tab/>
            </w:r>
            <w:r>
              <w:rPr>
                <w:rStyle w:val="840"/>
              </w:rPr>
              <w:t xml:space="preserve">Réponse aux besoins identifiés par les personae</w:t>
            </w:r>
            <w:r>
              <w:tab/>
            </w:r>
            <w:r>
              <w:fldChar w:fldCharType="begin"/>
            </w:r>
            <w:r>
              <w:instrText xml:space="preserve"> PAGEREF _Toc236046768 \h </w:instrText>
            </w:r>
            <w:r/>
            <w:r>
              <w:fldChar w:fldCharType="separate"/>
            </w:r>
            <w:r>
              <w:t xml:space="preserve">8</w:t>
            </w:r>
            <w:r>
              <w:fldChar w:fldCharType="end"/>
            </w:r>
          </w:hyperlink>
          <w:r/>
          <w:r>
            <w:rPr>
              <w:rFonts w:asciiTheme="minorHAnsi" w:hAnsiTheme="minorHAnsi" w:eastAsiaTheme="minorEastAsia"/>
              <w:lang w:eastAsia="fr-FR"/>
            </w:rPr>
          </w:r>
        </w:p>
        <w:p w14:paraId="336907F2" w14:textId="191A2E81">
          <w:pPr>
            <w:pStyle w:val="850"/>
            <w:pBdr/>
            <w:tabs>
              <w:tab w:val="left" w:leader="none" w:pos="880"/>
              <w:tab w:val="right" w:leader="dot" w:pos="9062"/>
            </w:tabs>
            <w:spacing/>
            <w:ind/>
            <w:rPr>
              <w:rFonts w:asciiTheme="minorHAnsi" w:hAnsiTheme="minorHAnsi" w:eastAsiaTheme="minorEastAsia"/>
              <w:lang w:eastAsia="fr-FR"/>
            </w:rPr>
          </w:pPr>
          <w:r/>
          <w:hyperlink w:tooltip="#_Toc236046769" w:anchor="_Toc236046769" w:history="1">
            <w:r>
              <w:rPr>
                <w:rStyle w:val="840"/>
              </w:rPr>
              <w:t xml:space="preserve">2.2</w:t>
            </w:r>
            <w:r>
              <w:rPr>
                <w:rFonts w:asciiTheme="minorHAnsi" w:hAnsiTheme="minorHAnsi" w:eastAsiaTheme="minorEastAsia"/>
                <w:lang w:eastAsia="fr-FR"/>
              </w:rPr>
              <w:tab/>
            </w:r>
            <w:r>
              <w:rPr>
                <w:rStyle w:val="840"/>
              </w:rPr>
              <w:t xml:space="preserve">La page d’un document</w:t>
            </w:r>
            <w:r>
              <w:tab/>
            </w:r>
            <w:r>
              <w:fldChar w:fldCharType="begin"/>
            </w:r>
            <w:r>
              <w:instrText xml:space="preserve"> PAGEREF _Toc236046769 \h </w:instrText>
            </w:r>
            <w:r/>
            <w:r>
              <w:fldChar w:fldCharType="separate"/>
            </w:r>
            <w:r>
              <w:t xml:space="preserve">8</w:t>
            </w:r>
            <w:r>
              <w:fldChar w:fldCharType="end"/>
            </w:r>
          </w:hyperlink>
          <w:r/>
          <w:r>
            <w:rPr>
              <w:rFonts w:asciiTheme="minorHAnsi" w:hAnsiTheme="minorHAnsi" w:eastAsiaTheme="minorEastAsia"/>
              <w:lang w:eastAsia="fr-FR"/>
            </w:rPr>
          </w:r>
        </w:p>
        <w:p w14:paraId="5F628E9A" w14:textId="1865A486">
          <w:pPr>
            <w:pStyle w:val="851"/>
            <w:pBdr/>
            <w:tabs>
              <w:tab w:val="left" w:leader="none" w:pos="1320"/>
              <w:tab w:val="right" w:leader="dot" w:pos="9062"/>
            </w:tabs>
            <w:spacing/>
            <w:ind/>
            <w:rPr>
              <w:rFonts w:asciiTheme="minorHAnsi" w:hAnsiTheme="minorHAnsi" w:eastAsiaTheme="minorEastAsia"/>
              <w:lang w:eastAsia="fr-FR"/>
            </w:rPr>
          </w:pPr>
          <w:r/>
          <w:hyperlink w:tooltip="#_Toc236046770" w:anchor="_Toc236046770" w:history="1">
            <w:r>
              <w:rPr>
                <w:rStyle w:val="840"/>
              </w:rPr>
              <w:t xml:space="preserve">2.2.1</w:t>
            </w:r>
            <w:r>
              <w:rPr>
                <w:rFonts w:asciiTheme="minorHAnsi" w:hAnsiTheme="minorHAnsi" w:eastAsiaTheme="minorEastAsia"/>
                <w:lang w:eastAsia="fr-FR"/>
              </w:rPr>
              <w:tab/>
            </w:r>
            <w:r>
              <w:rPr>
                <w:rStyle w:val="840"/>
              </w:rPr>
              <w:t xml:space="preserve">Les besoins identifiés </w:t>
            </w:r>
            <w:r>
              <w:tab/>
            </w:r>
            <w:r>
              <w:fldChar w:fldCharType="begin"/>
            </w:r>
            <w:r>
              <w:instrText xml:space="preserve"> PAGEREF _Toc236046770 \h </w:instrText>
            </w:r>
            <w:r/>
            <w:r>
              <w:fldChar w:fldCharType="separate"/>
            </w:r>
            <w:r>
              <w:t xml:space="preserve">8</w:t>
            </w:r>
            <w:r>
              <w:fldChar w:fldCharType="end"/>
            </w:r>
          </w:hyperlink>
          <w:r/>
          <w:r>
            <w:rPr>
              <w:rFonts w:asciiTheme="minorHAnsi" w:hAnsiTheme="minorHAnsi" w:eastAsiaTheme="minorEastAsia"/>
              <w:lang w:eastAsia="fr-FR"/>
            </w:rPr>
          </w:r>
        </w:p>
        <w:p w14:paraId="630592EB" w14:textId="35434F56">
          <w:pPr>
            <w:pStyle w:val="851"/>
            <w:pBdr/>
            <w:tabs>
              <w:tab w:val="left" w:leader="none" w:pos="1320"/>
              <w:tab w:val="right" w:leader="dot" w:pos="9062"/>
            </w:tabs>
            <w:spacing/>
            <w:ind/>
            <w:rPr>
              <w:rFonts w:asciiTheme="minorHAnsi" w:hAnsiTheme="minorHAnsi" w:eastAsiaTheme="minorEastAsia"/>
              <w:lang w:eastAsia="fr-FR"/>
            </w:rPr>
          </w:pPr>
          <w:r/>
          <w:hyperlink w:tooltip="#_Toc236046771" w:anchor="_Toc236046771" w:history="1">
            <w:r>
              <w:rPr>
                <w:rStyle w:val="840"/>
              </w:rPr>
              <w:t xml:space="preserve">2.2.2</w:t>
            </w:r>
            <w:r>
              <w:rPr>
                <w:rFonts w:asciiTheme="minorHAnsi" w:hAnsiTheme="minorHAnsi" w:eastAsiaTheme="minorEastAsia"/>
                <w:lang w:eastAsia="fr-FR"/>
              </w:rPr>
              <w:tab/>
            </w:r>
            <w:r>
              <w:rPr>
                <w:rStyle w:val="840"/>
              </w:rPr>
              <w:t xml:space="preserve">Benchmark</w:t>
            </w:r>
            <w:r>
              <w:tab/>
            </w:r>
            <w:r>
              <w:fldChar w:fldCharType="begin"/>
            </w:r>
            <w:r>
              <w:instrText xml:space="preserve"> PAGEREF _Toc236046771 \h </w:instrText>
            </w:r>
            <w:r/>
            <w:r>
              <w:fldChar w:fldCharType="separate"/>
            </w:r>
            <w:r>
              <w:t xml:space="preserve">9</w:t>
            </w:r>
            <w:r>
              <w:fldChar w:fldCharType="end"/>
            </w:r>
          </w:hyperlink>
          <w:r/>
          <w:r>
            <w:rPr>
              <w:rFonts w:asciiTheme="minorHAnsi" w:hAnsiTheme="minorHAnsi" w:eastAsiaTheme="minorEastAsia"/>
              <w:lang w:eastAsia="fr-FR"/>
            </w:rPr>
          </w:r>
        </w:p>
        <w:p w14:paraId="67E22D91" w14:textId="53B61F18">
          <w:pPr>
            <w:pStyle w:val="851"/>
            <w:pBdr/>
            <w:tabs>
              <w:tab w:val="left" w:leader="none" w:pos="880"/>
              <w:tab w:val="right" w:leader="dot" w:pos="9062"/>
            </w:tabs>
            <w:spacing/>
            <w:ind/>
            <w:rPr>
              <w:rFonts w:asciiTheme="minorHAnsi" w:hAnsiTheme="minorHAnsi" w:eastAsiaTheme="minorEastAsia"/>
              <w:lang w:eastAsia="fr-FR"/>
            </w:rPr>
          </w:pPr>
          <w:r/>
          <w:hyperlink w:tooltip="#_Toc236046772" w:anchor="_Toc236046772" w:history="1">
            <w:r>
              <w:rPr>
                <w:rStyle w:val="840"/>
              </w:rPr>
              <w:t xml:space="preserve">a.</w:t>
            </w:r>
            <w:r>
              <w:rPr>
                <w:rFonts w:asciiTheme="minorHAnsi" w:hAnsiTheme="minorHAnsi" w:eastAsiaTheme="minorEastAsia"/>
                <w:lang w:eastAsia="fr-FR"/>
              </w:rPr>
              <w:tab/>
            </w:r>
            <w:r>
              <w:rPr>
                <w:rStyle w:val="840"/>
              </w:rPr>
              <w:t xml:space="preserve">Ma proposition :</w:t>
            </w:r>
            <w:r>
              <w:tab/>
            </w:r>
            <w:r>
              <w:fldChar w:fldCharType="begin"/>
            </w:r>
            <w:r>
              <w:instrText xml:space="preserve"> PAGEREF _Toc236046772 \h </w:instrText>
            </w:r>
            <w:r/>
            <w:r>
              <w:fldChar w:fldCharType="separate"/>
            </w:r>
            <w:r>
              <w:t xml:space="preserve">11</w:t>
            </w:r>
            <w:r>
              <w:fldChar w:fldCharType="end"/>
            </w:r>
          </w:hyperlink>
          <w:r/>
          <w:r>
            <w:rPr>
              <w:rFonts w:asciiTheme="minorHAnsi" w:hAnsiTheme="minorHAnsi" w:eastAsiaTheme="minorEastAsia"/>
              <w:lang w:eastAsia="fr-FR"/>
            </w:rPr>
          </w:r>
        </w:p>
        <w:p w14:paraId="6AFAF89A" w14:textId="5CE12A9C">
          <w:pPr>
            <w:pStyle w:val="851"/>
            <w:pBdr/>
            <w:tabs>
              <w:tab w:val="left" w:leader="none" w:pos="880"/>
              <w:tab w:val="right" w:leader="dot" w:pos="9062"/>
            </w:tabs>
            <w:spacing/>
            <w:ind/>
            <w:rPr>
              <w:rFonts w:asciiTheme="minorHAnsi" w:hAnsiTheme="minorHAnsi" w:eastAsiaTheme="minorEastAsia"/>
              <w:lang w:eastAsia="fr-FR"/>
            </w:rPr>
          </w:pPr>
          <w:r/>
          <w:hyperlink w:tooltip="#_Toc236046773" w:anchor="_Toc236046773" w:history="1">
            <w:r>
              <w:rPr>
                <w:rStyle w:val="840"/>
              </w:rPr>
              <w:t xml:space="preserve">b.</w:t>
            </w:r>
            <w:r>
              <w:rPr>
                <w:rFonts w:asciiTheme="minorHAnsi" w:hAnsiTheme="minorHAnsi" w:eastAsiaTheme="minorEastAsia"/>
                <w:lang w:eastAsia="fr-FR"/>
              </w:rPr>
              <w:tab/>
            </w:r>
            <w:r>
              <w:rPr>
                <w:rStyle w:val="840"/>
              </w:rPr>
              <w:t xml:space="preserve">Eléments techniques :</w:t>
            </w:r>
            <w:r>
              <w:tab/>
            </w:r>
            <w:r>
              <w:fldChar w:fldCharType="begin"/>
            </w:r>
            <w:r>
              <w:instrText xml:space="preserve"> PAGEREF _Toc236046773 \h </w:instrText>
            </w:r>
            <w:r/>
            <w:r>
              <w:fldChar w:fldCharType="separate"/>
            </w:r>
            <w:r>
              <w:t xml:space="preserve">12</w:t>
            </w:r>
            <w:r>
              <w:fldChar w:fldCharType="end"/>
            </w:r>
          </w:hyperlink>
          <w:r/>
          <w:r>
            <w:rPr>
              <w:rFonts w:asciiTheme="minorHAnsi" w:hAnsiTheme="minorHAnsi" w:eastAsiaTheme="minorEastAsia"/>
              <w:lang w:eastAsia="fr-FR"/>
            </w:rPr>
          </w:r>
        </w:p>
        <w:p w14:paraId="39201F7C" w14:textId="1C436F0F">
          <w:pPr>
            <w:pStyle w:val="851"/>
            <w:pBdr/>
            <w:tabs>
              <w:tab w:val="left" w:leader="none" w:pos="880"/>
              <w:tab w:val="right" w:leader="dot" w:pos="9062"/>
            </w:tabs>
            <w:spacing/>
            <w:ind/>
            <w:rPr>
              <w:rFonts w:asciiTheme="minorHAnsi" w:hAnsiTheme="minorHAnsi" w:eastAsiaTheme="minorEastAsia"/>
              <w:lang w:eastAsia="fr-FR"/>
            </w:rPr>
          </w:pPr>
          <w:r/>
          <w:hyperlink w:tooltip="#_Toc236046774" w:anchor="_Toc236046774" w:history="1">
            <w:r>
              <w:rPr>
                <w:rStyle w:val="840"/>
              </w:rPr>
              <w:t xml:space="preserve">c.</w:t>
            </w:r>
            <w:r>
              <w:rPr>
                <w:rFonts w:asciiTheme="minorHAnsi" w:hAnsiTheme="minorHAnsi" w:eastAsiaTheme="minorEastAsia"/>
                <w:lang w:eastAsia="fr-FR"/>
              </w:rPr>
              <w:tab/>
            </w:r>
            <w:r>
              <w:rPr>
                <w:rStyle w:val="840"/>
              </w:rPr>
              <w:t xml:space="preserve">Réponse aux besoins identifiés par les personae :</w:t>
            </w:r>
            <w:r>
              <w:tab/>
            </w:r>
            <w:r>
              <w:fldChar w:fldCharType="begin"/>
            </w:r>
            <w:r>
              <w:instrText xml:space="preserve"> PAGEREF _Toc236046774 \h </w:instrText>
            </w:r>
            <w:r/>
            <w:r>
              <w:fldChar w:fldCharType="separate"/>
            </w:r>
            <w:r>
              <w:t xml:space="preserve">12</w:t>
            </w:r>
            <w:r>
              <w:fldChar w:fldCharType="end"/>
            </w:r>
          </w:hyperlink>
          <w:r/>
          <w:r>
            <w:rPr>
              <w:rFonts w:asciiTheme="minorHAnsi" w:hAnsiTheme="minorHAnsi" w:eastAsiaTheme="minorEastAsia"/>
              <w:lang w:eastAsia="fr-FR"/>
            </w:rPr>
          </w:r>
        </w:p>
        <w:p w14:paraId="2064B57C" w14:textId="046FDE16">
          <w:pPr>
            <w:pStyle w:val="850"/>
            <w:pBdr/>
            <w:tabs>
              <w:tab w:val="left" w:leader="none" w:pos="880"/>
              <w:tab w:val="right" w:leader="dot" w:pos="9062"/>
            </w:tabs>
            <w:spacing/>
            <w:ind/>
            <w:rPr>
              <w:rFonts w:asciiTheme="minorHAnsi" w:hAnsiTheme="minorHAnsi" w:eastAsiaTheme="minorEastAsia"/>
              <w:lang w:eastAsia="fr-FR"/>
            </w:rPr>
          </w:pPr>
          <w:r/>
          <w:hyperlink w:tooltip="#_Toc236046775" w:anchor="_Toc236046775" w:history="1">
            <w:r>
              <w:rPr>
                <w:rStyle w:val="840"/>
              </w:rPr>
              <w:t xml:space="preserve">2.1</w:t>
            </w:r>
            <w:r>
              <w:rPr>
                <w:rFonts w:asciiTheme="minorHAnsi" w:hAnsiTheme="minorHAnsi" w:eastAsiaTheme="minorEastAsia"/>
                <w:lang w:eastAsia="fr-FR"/>
              </w:rPr>
              <w:tab/>
            </w:r>
            <w:r>
              <w:rPr>
                <w:rStyle w:val="840"/>
              </w:rPr>
              <w:t xml:space="preserve">Le compte personnel et les outils d’exploitation</w:t>
            </w:r>
            <w:r>
              <w:tab/>
            </w:r>
            <w:r>
              <w:fldChar w:fldCharType="begin"/>
            </w:r>
            <w:r>
              <w:instrText xml:space="preserve"> PAGEREF _Toc236046775 \h </w:instrText>
            </w:r>
            <w:r/>
            <w:r>
              <w:fldChar w:fldCharType="separate"/>
            </w:r>
            <w:r>
              <w:t xml:space="preserve">12</w:t>
            </w:r>
            <w:r>
              <w:fldChar w:fldCharType="end"/>
            </w:r>
          </w:hyperlink>
          <w:r/>
          <w:r>
            <w:rPr>
              <w:rFonts w:asciiTheme="minorHAnsi" w:hAnsiTheme="minorHAnsi" w:eastAsiaTheme="minorEastAsia"/>
              <w:lang w:eastAsia="fr-FR"/>
            </w:rPr>
          </w:r>
        </w:p>
        <w:p w14:paraId="52931CEE" w14:textId="252585C7">
          <w:pPr>
            <w:pStyle w:val="851"/>
            <w:pBdr/>
            <w:tabs>
              <w:tab w:val="left" w:leader="none" w:pos="1320"/>
              <w:tab w:val="right" w:leader="dot" w:pos="9062"/>
            </w:tabs>
            <w:spacing/>
            <w:ind/>
            <w:rPr>
              <w:rFonts w:asciiTheme="minorHAnsi" w:hAnsiTheme="minorHAnsi" w:eastAsiaTheme="minorEastAsia"/>
              <w:lang w:eastAsia="fr-FR"/>
            </w:rPr>
          </w:pPr>
          <w:r/>
          <w:hyperlink w:tooltip="#_Toc236046776" w:anchor="_Toc236046776" w:history="1">
            <w:r>
              <w:rPr>
                <w:rStyle w:val="840"/>
              </w:rPr>
              <w:t xml:space="preserve">2.2.3</w:t>
            </w:r>
            <w:r>
              <w:rPr>
                <w:rFonts w:asciiTheme="minorHAnsi" w:hAnsiTheme="minorHAnsi" w:eastAsiaTheme="minorEastAsia"/>
                <w:lang w:eastAsia="fr-FR"/>
              </w:rPr>
              <w:tab/>
            </w:r>
            <w:r>
              <w:rPr>
                <w:rStyle w:val="840"/>
              </w:rPr>
              <w:t xml:space="preserve">Les besoins identifiés :</w:t>
            </w:r>
            <w:r>
              <w:tab/>
            </w:r>
            <w:r>
              <w:fldChar w:fldCharType="begin"/>
            </w:r>
            <w:r>
              <w:instrText xml:space="preserve"> PAGEREF _Toc236046776 \h </w:instrText>
            </w:r>
            <w:r/>
            <w:r>
              <w:fldChar w:fldCharType="separate"/>
            </w:r>
            <w:r>
              <w:t xml:space="preserve">12</w:t>
            </w:r>
            <w:r>
              <w:fldChar w:fldCharType="end"/>
            </w:r>
          </w:hyperlink>
          <w:r/>
          <w:r>
            <w:rPr>
              <w:rFonts w:asciiTheme="minorHAnsi" w:hAnsiTheme="minorHAnsi" w:eastAsiaTheme="minorEastAsia"/>
              <w:lang w:eastAsia="fr-FR"/>
            </w:rPr>
          </w:r>
        </w:p>
        <w:p w14:paraId="70C9A9DA" w14:textId="1F83229A">
          <w:pPr>
            <w:pStyle w:val="851"/>
            <w:pBdr/>
            <w:tabs>
              <w:tab w:val="left" w:leader="none" w:pos="1320"/>
              <w:tab w:val="right" w:leader="dot" w:pos="9062"/>
            </w:tabs>
            <w:spacing/>
            <w:ind/>
            <w:rPr>
              <w:rFonts w:asciiTheme="minorHAnsi" w:hAnsiTheme="minorHAnsi" w:eastAsiaTheme="minorEastAsia"/>
              <w:lang w:eastAsia="fr-FR"/>
            </w:rPr>
          </w:pPr>
          <w:r/>
          <w:hyperlink w:tooltip="#_Toc236046777" w:anchor="_Toc236046777" w:history="1">
            <w:r>
              <w:rPr>
                <w:rStyle w:val="840"/>
              </w:rPr>
              <w:t xml:space="preserve">2.2.4</w:t>
            </w:r>
            <w:r>
              <w:rPr>
                <w:rFonts w:asciiTheme="minorHAnsi" w:hAnsiTheme="minorHAnsi" w:eastAsiaTheme="minorEastAsia"/>
                <w:lang w:eastAsia="fr-FR"/>
              </w:rPr>
              <w:tab/>
            </w:r>
            <w:r>
              <w:rPr>
                <w:rStyle w:val="840"/>
              </w:rPr>
              <w:t xml:space="preserve">Benchmark :</w:t>
            </w:r>
            <w:r>
              <w:tab/>
            </w:r>
            <w:r>
              <w:fldChar w:fldCharType="begin"/>
            </w:r>
            <w:r>
              <w:instrText xml:space="preserve"> PAGEREF _Toc236046777 \h </w:instrText>
            </w:r>
            <w:r/>
            <w:r>
              <w:fldChar w:fldCharType="separate"/>
            </w:r>
            <w:r>
              <w:t xml:space="preserve">12</w:t>
            </w:r>
            <w:r>
              <w:fldChar w:fldCharType="end"/>
            </w:r>
          </w:hyperlink>
          <w:r/>
          <w:r>
            <w:rPr>
              <w:rFonts w:asciiTheme="minorHAnsi" w:hAnsiTheme="minorHAnsi" w:eastAsiaTheme="minorEastAsia"/>
              <w:lang w:eastAsia="fr-FR"/>
            </w:rPr>
          </w:r>
        </w:p>
        <w:p w14:paraId="038616C5" w14:textId="56D9AD17">
          <w:pPr>
            <w:pStyle w:val="851"/>
            <w:pBdr/>
            <w:tabs>
              <w:tab w:val="left" w:leader="none" w:pos="1320"/>
              <w:tab w:val="right" w:leader="dot" w:pos="9062"/>
            </w:tabs>
            <w:spacing/>
            <w:ind/>
            <w:rPr>
              <w:rFonts w:asciiTheme="minorHAnsi" w:hAnsiTheme="minorHAnsi" w:eastAsiaTheme="minorEastAsia"/>
              <w:lang w:eastAsia="fr-FR"/>
            </w:rPr>
          </w:pPr>
          <w:r/>
          <w:hyperlink w:tooltip="#_Toc236046778" w:anchor="_Toc236046778" w:history="1">
            <w:r>
              <w:rPr>
                <w:rStyle w:val="840"/>
              </w:rPr>
              <w:t xml:space="preserve">2.2.5</w:t>
            </w:r>
            <w:r>
              <w:rPr>
                <w:rFonts w:asciiTheme="minorHAnsi" w:hAnsiTheme="minorHAnsi" w:eastAsiaTheme="minorEastAsia"/>
                <w:lang w:eastAsia="fr-FR"/>
              </w:rPr>
              <w:tab/>
            </w:r>
            <w:r>
              <w:rPr>
                <w:rStyle w:val="840"/>
              </w:rPr>
              <w:t xml:space="preserve">Ma proposition :</w:t>
            </w:r>
            <w:r>
              <w:tab/>
            </w:r>
            <w:r>
              <w:fldChar w:fldCharType="begin"/>
            </w:r>
            <w:r>
              <w:instrText xml:space="preserve"> PAGEREF _Toc236046778 \h </w:instrText>
            </w:r>
            <w:r/>
            <w:r>
              <w:fldChar w:fldCharType="separate"/>
            </w:r>
            <w:r>
              <w:t xml:space="preserve">12</w:t>
            </w:r>
            <w:r>
              <w:fldChar w:fldCharType="end"/>
            </w:r>
          </w:hyperlink>
          <w:r/>
          <w:r>
            <w:rPr>
              <w:rFonts w:asciiTheme="minorHAnsi" w:hAnsiTheme="minorHAnsi" w:eastAsiaTheme="minorEastAsia"/>
              <w:lang w:eastAsia="fr-FR"/>
            </w:rPr>
          </w:r>
        </w:p>
        <w:p w14:paraId="4A243FBC" w14:textId="413F9E59">
          <w:pPr>
            <w:pStyle w:val="851"/>
            <w:pBdr/>
            <w:tabs>
              <w:tab w:val="left" w:leader="none" w:pos="1320"/>
              <w:tab w:val="right" w:leader="dot" w:pos="9062"/>
            </w:tabs>
            <w:spacing/>
            <w:ind/>
            <w:rPr>
              <w:rFonts w:asciiTheme="minorHAnsi" w:hAnsiTheme="minorHAnsi" w:eastAsiaTheme="minorEastAsia"/>
              <w:lang w:eastAsia="fr-FR"/>
            </w:rPr>
          </w:pPr>
          <w:r/>
          <w:hyperlink w:tooltip="#_Toc236046779" w:anchor="_Toc236046779" w:history="1">
            <w:r>
              <w:rPr>
                <w:rStyle w:val="840"/>
              </w:rPr>
              <w:t xml:space="preserve">2.2.6</w:t>
            </w:r>
            <w:r>
              <w:rPr>
                <w:rFonts w:asciiTheme="minorHAnsi" w:hAnsiTheme="minorHAnsi" w:eastAsiaTheme="minorEastAsia"/>
                <w:lang w:eastAsia="fr-FR"/>
              </w:rPr>
              <w:tab/>
            </w:r>
            <w:r>
              <w:rPr>
                <w:rStyle w:val="840"/>
              </w:rPr>
              <w:t xml:space="preserve">Eléments techniques :</w:t>
            </w:r>
            <w:r>
              <w:tab/>
            </w:r>
            <w:r>
              <w:fldChar w:fldCharType="begin"/>
            </w:r>
            <w:r>
              <w:instrText xml:space="preserve"> PAGEREF _Toc236046779 \h </w:instrText>
            </w:r>
            <w:r/>
            <w:r>
              <w:fldChar w:fldCharType="separate"/>
            </w:r>
            <w:r>
              <w:t xml:space="preserve">12</w:t>
            </w:r>
            <w:r>
              <w:fldChar w:fldCharType="end"/>
            </w:r>
          </w:hyperlink>
          <w:r/>
          <w:r>
            <w:rPr>
              <w:rFonts w:asciiTheme="minorHAnsi" w:hAnsiTheme="minorHAnsi" w:eastAsiaTheme="minorEastAsia"/>
              <w:lang w:eastAsia="fr-FR"/>
            </w:rPr>
          </w:r>
        </w:p>
        <w:p w14:paraId="6BADE3AA" w14:textId="1B3329B8">
          <w:pPr>
            <w:pStyle w:val="851"/>
            <w:pBdr/>
            <w:tabs>
              <w:tab w:val="left" w:leader="none" w:pos="1320"/>
              <w:tab w:val="right" w:leader="dot" w:pos="9062"/>
            </w:tabs>
            <w:spacing/>
            <w:ind/>
            <w:rPr>
              <w:rFonts w:asciiTheme="minorHAnsi" w:hAnsiTheme="minorHAnsi" w:eastAsiaTheme="minorEastAsia"/>
              <w:lang w:eastAsia="fr-FR"/>
            </w:rPr>
          </w:pPr>
          <w:r/>
          <w:hyperlink w:tooltip="#_Toc236046780" w:anchor="_Toc236046780" w:history="1">
            <w:r>
              <w:rPr>
                <w:rStyle w:val="840"/>
              </w:rPr>
              <w:t xml:space="preserve">2.2.7</w:t>
            </w:r>
            <w:r>
              <w:rPr>
                <w:rFonts w:asciiTheme="minorHAnsi" w:hAnsiTheme="minorHAnsi" w:eastAsiaTheme="minorEastAsia"/>
                <w:lang w:eastAsia="fr-FR"/>
              </w:rPr>
              <w:tab/>
            </w:r>
            <w:r>
              <w:rPr>
                <w:rStyle w:val="840"/>
              </w:rPr>
              <w:t xml:space="preserve">Réponse aux besoins identifiés par les personae :</w:t>
            </w:r>
            <w:r>
              <w:tab/>
            </w:r>
            <w:r>
              <w:fldChar w:fldCharType="begin"/>
            </w:r>
            <w:r>
              <w:instrText xml:space="preserve"> PAGEREF _Toc236046780 \h </w:instrText>
            </w:r>
            <w:r/>
            <w:r>
              <w:fldChar w:fldCharType="separate"/>
            </w:r>
            <w:r>
              <w:t xml:space="preserve">12</w:t>
            </w:r>
            <w:r>
              <w:fldChar w:fldCharType="end"/>
            </w:r>
          </w:hyperlink>
          <w:r/>
          <w:r>
            <w:rPr>
              <w:rFonts w:asciiTheme="minorHAnsi" w:hAnsiTheme="minorHAnsi" w:eastAsiaTheme="minorEastAsia"/>
              <w:lang w:eastAsia="fr-FR"/>
            </w:rPr>
          </w:r>
        </w:p>
        <w:p w14:paraId="0903DED5" w14:textId="2C91B9F8">
          <w:pPr>
            <w:pStyle w:val="850"/>
            <w:pBdr/>
            <w:tabs>
              <w:tab w:val="left" w:leader="none" w:pos="880"/>
              <w:tab w:val="right" w:leader="dot" w:pos="9062"/>
            </w:tabs>
            <w:spacing/>
            <w:ind/>
            <w:rPr>
              <w:rFonts w:asciiTheme="minorHAnsi" w:hAnsiTheme="minorHAnsi" w:eastAsiaTheme="minorEastAsia"/>
              <w:lang w:eastAsia="fr-FR"/>
            </w:rPr>
          </w:pPr>
          <w:r/>
          <w:hyperlink w:tooltip="#_Toc236046781" w:anchor="_Toc236046781" w:history="1">
            <w:r>
              <w:rPr>
                <w:rStyle w:val="840"/>
              </w:rPr>
              <w:t xml:space="preserve">2.2</w:t>
            </w:r>
            <w:r>
              <w:rPr>
                <w:rFonts w:asciiTheme="minorHAnsi" w:hAnsiTheme="minorHAnsi" w:eastAsiaTheme="minorEastAsia"/>
                <w:lang w:eastAsia="fr-FR"/>
              </w:rPr>
              <w:tab/>
            </w:r>
            <w:r>
              <w:rPr>
                <w:rStyle w:val="840"/>
              </w:rPr>
              <w:t xml:space="preserve">Valorisation</w:t>
            </w:r>
            <w:r>
              <w:tab/>
            </w:r>
            <w:r>
              <w:fldChar w:fldCharType="begin"/>
            </w:r>
            <w:r>
              <w:instrText xml:space="preserve"> PAGEREF _Toc236046781 \h </w:instrText>
            </w:r>
            <w:r/>
            <w:r>
              <w:fldChar w:fldCharType="separate"/>
            </w:r>
            <w:r>
              <w:t xml:space="preserve">12</w:t>
            </w:r>
            <w:r>
              <w:fldChar w:fldCharType="end"/>
            </w:r>
          </w:hyperlink>
          <w:r/>
          <w:r>
            <w:rPr>
              <w:rFonts w:asciiTheme="minorHAnsi" w:hAnsiTheme="minorHAnsi" w:eastAsiaTheme="minorEastAsia"/>
              <w:lang w:eastAsia="fr-FR"/>
            </w:rPr>
          </w:r>
        </w:p>
        <w:p w14:paraId="74883E68" w14:textId="278AFDB3">
          <w:pPr>
            <w:pStyle w:val="851"/>
            <w:pBdr/>
            <w:tabs>
              <w:tab w:val="left" w:leader="none" w:pos="1320"/>
              <w:tab w:val="right" w:leader="dot" w:pos="9062"/>
            </w:tabs>
            <w:spacing/>
            <w:ind/>
            <w:rPr>
              <w:rFonts w:asciiTheme="minorHAnsi" w:hAnsiTheme="minorHAnsi" w:eastAsiaTheme="minorEastAsia"/>
              <w:lang w:eastAsia="fr-FR"/>
            </w:rPr>
          </w:pPr>
          <w:r/>
          <w:hyperlink w:tooltip="#_Toc236046782" w:anchor="_Toc236046782" w:history="1">
            <w:r>
              <w:rPr>
                <w:rStyle w:val="840"/>
              </w:rPr>
              <w:t xml:space="preserve">2.2.8</w:t>
            </w:r>
            <w:r>
              <w:rPr>
                <w:rFonts w:asciiTheme="minorHAnsi" w:hAnsiTheme="minorHAnsi" w:eastAsiaTheme="minorEastAsia"/>
                <w:lang w:eastAsia="fr-FR"/>
              </w:rPr>
              <w:tab/>
            </w:r>
            <w:r>
              <w:rPr>
                <w:rStyle w:val="840"/>
              </w:rPr>
              <w:t xml:space="preserve">Les besoins identifiés :</w:t>
            </w:r>
            <w:r>
              <w:tab/>
            </w:r>
            <w:r>
              <w:fldChar w:fldCharType="begin"/>
            </w:r>
            <w:r>
              <w:instrText xml:space="preserve"> PAGEREF _Toc236046782 \h </w:instrText>
            </w:r>
            <w:r/>
            <w:r>
              <w:fldChar w:fldCharType="separate"/>
            </w:r>
            <w:r>
              <w:t xml:space="preserve">12</w:t>
            </w:r>
            <w:r>
              <w:fldChar w:fldCharType="end"/>
            </w:r>
          </w:hyperlink>
          <w:r/>
          <w:r>
            <w:rPr>
              <w:rFonts w:asciiTheme="minorHAnsi" w:hAnsiTheme="minorHAnsi" w:eastAsiaTheme="minorEastAsia"/>
              <w:lang w:eastAsia="fr-FR"/>
            </w:rPr>
          </w:r>
        </w:p>
        <w:p w14:paraId="29CF225B" w14:textId="31791E99">
          <w:pPr>
            <w:pStyle w:val="851"/>
            <w:pBdr/>
            <w:tabs>
              <w:tab w:val="left" w:leader="none" w:pos="1320"/>
              <w:tab w:val="right" w:leader="dot" w:pos="9062"/>
            </w:tabs>
            <w:spacing/>
            <w:ind/>
            <w:rPr>
              <w:rFonts w:asciiTheme="minorHAnsi" w:hAnsiTheme="minorHAnsi" w:eastAsiaTheme="minorEastAsia"/>
              <w:lang w:eastAsia="fr-FR"/>
            </w:rPr>
          </w:pPr>
          <w:r/>
          <w:hyperlink w:tooltip="#_Toc236046783" w:anchor="_Toc236046783" w:history="1">
            <w:r>
              <w:rPr>
                <w:rStyle w:val="840"/>
              </w:rPr>
              <w:t xml:space="preserve">2.2.9</w:t>
            </w:r>
            <w:r>
              <w:rPr>
                <w:rFonts w:asciiTheme="minorHAnsi" w:hAnsiTheme="minorHAnsi" w:eastAsiaTheme="minorEastAsia"/>
                <w:lang w:eastAsia="fr-FR"/>
              </w:rPr>
              <w:tab/>
            </w:r>
            <w:r>
              <w:rPr>
                <w:rStyle w:val="840"/>
              </w:rPr>
              <w:t xml:space="preserve">Benchmark :</w:t>
            </w:r>
            <w:r>
              <w:tab/>
            </w:r>
            <w:r>
              <w:fldChar w:fldCharType="begin"/>
            </w:r>
            <w:r>
              <w:instrText xml:space="preserve"> PAGEREF _Toc236046783 \h </w:instrText>
            </w:r>
            <w:r/>
            <w:r>
              <w:fldChar w:fldCharType="separate"/>
            </w:r>
            <w:r>
              <w:t xml:space="preserve">12</w:t>
            </w:r>
            <w:r>
              <w:fldChar w:fldCharType="end"/>
            </w:r>
          </w:hyperlink>
          <w:r/>
          <w:r>
            <w:rPr>
              <w:rFonts w:asciiTheme="minorHAnsi" w:hAnsiTheme="minorHAnsi" w:eastAsiaTheme="minorEastAsia"/>
              <w:lang w:eastAsia="fr-FR"/>
            </w:rPr>
          </w:r>
        </w:p>
        <w:p w14:paraId="0A65B93B" w14:textId="186B6AD5">
          <w:pPr>
            <w:pStyle w:val="851"/>
            <w:pBdr/>
            <w:tabs>
              <w:tab w:val="left" w:leader="none" w:pos="1320"/>
              <w:tab w:val="right" w:leader="dot" w:pos="9062"/>
            </w:tabs>
            <w:spacing/>
            <w:ind/>
            <w:rPr>
              <w:rFonts w:asciiTheme="minorHAnsi" w:hAnsiTheme="minorHAnsi" w:eastAsiaTheme="minorEastAsia"/>
              <w:lang w:eastAsia="fr-FR"/>
            </w:rPr>
          </w:pPr>
          <w:r/>
          <w:hyperlink w:tooltip="#_Toc236046784" w:anchor="_Toc236046784" w:history="1">
            <w:r>
              <w:rPr>
                <w:rStyle w:val="840"/>
              </w:rPr>
              <w:t xml:space="preserve">2.2.10</w:t>
            </w:r>
            <w:r>
              <w:rPr>
                <w:rFonts w:asciiTheme="minorHAnsi" w:hAnsiTheme="minorHAnsi" w:eastAsiaTheme="minorEastAsia"/>
                <w:lang w:eastAsia="fr-FR"/>
              </w:rPr>
              <w:tab/>
            </w:r>
            <w:r>
              <w:rPr>
                <w:rStyle w:val="840"/>
              </w:rPr>
              <w:t xml:space="preserve">Ma proposition :</w:t>
            </w:r>
            <w:r>
              <w:tab/>
            </w:r>
            <w:r>
              <w:fldChar w:fldCharType="begin"/>
            </w:r>
            <w:r>
              <w:instrText xml:space="preserve"> PAGEREF _Toc236046784 \h </w:instrText>
            </w:r>
            <w:r/>
            <w:r>
              <w:fldChar w:fldCharType="separate"/>
            </w:r>
            <w:r>
              <w:t xml:space="preserve">12</w:t>
            </w:r>
            <w:r>
              <w:fldChar w:fldCharType="end"/>
            </w:r>
          </w:hyperlink>
          <w:r/>
          <w:r>
            <w:rPr>
              <w:rFonts w:asciiTheme="minorHAnsi" w:hAnsiTheme="minorHAnsi" w:eastAsiaTheme="minorEastAsia"/>
              <w:lang w:eastAsia="fr-FR"/>
            </w:rPr>
          </w:r>
        </w:p>
        <w:p w14:paraId="7B7FBA70" w14:textId="2F68CD3A">
          <w:pPr>
            <w:pStyle w:val="851"/>
            <w:pBdr/>
            <w:tabs>
              <w:tab w:val="left" w:leader="none" w:pos="1320"/>
              <w:tab w:val="right" w:leader="dot" w:pos="9062"/>
            </w:tabs>
            <w:spacing/>
            <w:ind/>
            <w:rPr>
              <w:rFonts w:asciiTheme="minorHAnsi" w:hAnsiTheme="minorHAnsi" w:eastAsiaTheme="minorEastAsia"/>
              <w:lang w:eastAsia="fr-FR"/>
            </w:rPr>
          </w:pPr>
          <w:r/>
          <w:hyperlink w:tooltip="#_Toc236046785" w:anchor="_Toc236046785" w:history="1">
            <w:r>
              <w:rPr>
                <w:rStyle w:val="840"/>
              </w:rPr>
              <w:t xml:space="preserve">2.2.11</w:t>
            </w:r>
            <w:r>
              <w:rPr>
                <w:rFonts w:asciiTheme="minorHAnsi" w:hAnsiTheme="minorHAnsi" w:eastAsiaTheme="minorEastAsia"/>
                <w:lang w:eastAsia="fr-FR"/>
              </w:rPr>
              <w:tab/>
            </w:r>
            <w:r>
              <w:rPr>
                <w:rStyle w:val="840"/>
              </w:rPr>
              <w:t xml:space="preserve">Eléments techniques :</w:t>
            </w:r>
            <w:r>
              <w:tab/>
            </w:r>
            <w:r>
              <w:fldChar w:fldCharType="begin"/>
            </w:r>
            <w:r>
              <w:instrText xml:space="preserve"> PAGEREF _Toc236046785 \h </w:instrText>
            </w:r>
            <w:r/>
            <w:r>
              <w:fldChar w:fldCharType="separate"/>
            </w:r>
            <w:r>
              <w:t xml:space="preserve">12</w:t>
            </w:r>
            <w:r>
              <w:fldChar w:fldCharType="end"/>
            </w:r>
          </w:hyperlink>
          <w:r/>
          <w:r>
            <w:rPr>
              <w:rFonts w:asciiTheme="minorHAnsi" w:hAnsiTheme="minorHAnsi" w:eastAsiaTheme="minorEastAsia"/>
              <w:lang w:eastAsia="fr-FR"/>
            </w:rPr>
          </w:r>
        </w:p>
        <w:p w14:paraId="6E2048C1" w14:textId="512DFCA1">
          <w:pPr>
            <w:pStyle w:val="851"/>
            <w:pBdr/>
            <w:tabs>
              <w:tab w:val="left" w:leader="none" w:pos="1320"/>
              <w:tab w:val="right" w:leader="dot" w:pos="9062"/>
            </w:tabs>
            <w:spacing/>
            <w:ind/>
            <w:rPr>
              <w:rFonts w:asciiTheme="minorHAnsi" w:hAnsiTheme="minorHAnsi" w:eastAsiaTheme="minorEastAsia"/>
              <w:lang w:eastAsia="fr-FR"/>
            </w:rPr>
          </w:pPr>
          <w:r/>
          <w:hyperlink w:tooltip="#_Toc236046786" w:anchor="_Toc236046786" w:history="1">
            <w:r>
              <w:rPr>
                <w:rStyle w:val="840"/>
              </w:rPr>
              <w:t xml:space="preserve">2.2.12</w:t>
            </w:r>
            <w:r>
              <w:rPr>
                <w:rFonts w:asciiTheme="minorHAnsi" w:hAnsiTheme="minorHAnsi" w:eastAsiaTheme="minorEastAsia"/>
                <w:lang w:eastAsia="fr-FR"/>
              </w:rPr>
              <w:tab/>
            </w:r>
            <w:r>
              <w:rPr>
                <w:rStyle w:val="840"/>
              </w:rPr>
              <w:t xml:space="preserve">Réponse aux besoins identifiés par les personae :</w:t>
            </w:r>
            <w:r>
              <w:tab/>
            </w:r>
            <w:r>
              <w:fldChar w:fldCharType="begin"/>
            </w:r>
            <w:r>
              <w:instrText xml:space="preserve"> PAGEREF _Toc236046786 \h </w:instrText>
            </w:r>
            <w:r/>
            <w:r>
              <w:fldChar w:fldCharType="separate"/>
            </w:r>
            <w:r>
              <w:t xml:space="preserve">12</w:t>
            </w:r>
            <w:r>
              <w:fldChar w:fldCharType="end"/>
            </w:r>
          </w:hyperlink>
          <w:r/>
          <w:r>
            <w:rPr>
              <w:rFonts w:asciiTheme="minorHAnsi" w:hAnsiTheme="minorHAnsi" w:eastAsiaTheme="minorEastAsia"/>
              <w:lang w:eastAsia="fr-FR"/>
            </w:rPr>
          </w:r>
        </w:p>
        <w:p w14:paraId="67940DDF" w14:textId="22D39C81">
          <w:pPr>
            <w:pStyle w:val="849"/>
            <w:pBdr/>
            <w:tabs>
              <w:tab w:val="left" w:leader="none" w:pos="440"/>
              <w:tab w:val="right" w:leader="dot" w:pos="9062"/>
            </w:tabs>
            <w:spacing/>
            <w:ind/>
            <w:rPr>
              <w:rFonts w:asciiTheme="minorHAnsi" w:hAnsiTheme="minorHAnsi" w:eastAsiaTheme="minorEastAsia"/>
              <w:lang w:eastAsia="fr-FR"/>
            </w:rPr>
          </w:pPr>
          <w:r/>
          <w:hyperlink w:tooltip="#_Toc236046787" w:anchor="_Toc236046787" w:history="1">
            <w:r>
              <w:rPr>
                <w:rStyle w:val="840"/>
              </w:rPr>
              <w:t xml:space="preserve">1.</w:t>
            </w:r>
            <w:r>
              <w:rPr>
                <w:rFonts w:asciiTheme="minorHAnsi" w:hAnsiTheme="minorHAnsi" w:eastAsiaTheme="minorEastAsia"/>
                <w:lang w:eastAsia="fr-FR"/>
              </w:rPr>
              <w:tab/>
            </w:r>
            <w:r>
              <w:rPr>
                <w:rStyle w:val="840"/>
              </w:rPr>
              <w:t xml:space="preserve">Le plan du site</w:t>
            </w:r>
            <w:r>
              <w:tab/>
            </w:r>
            <w:r>
              <w:fldChar w:fldCharType="begin"/>
            </w:r>
            <w:r>
              <w:instrText xml:space="preserve"> PAGEREF _Toc236046787 \h </w:instrText>
            </w:r>
            <w:r/>
            <w:r>
              <w:fldChar w:fldCharType="separate"/>
            </w:r>
            <w:r>
              <w:t xml:space="preserve">12</w:t>
            </w:r>
            <w:r>
              <w:fldChar w:fldCharType="end"/>
            </w:r>
          </w:hyperlink>
          <w:r/>
          <w:r>
            <w:rPr>
              <w:rFonts w:asciiTheme="minorHAnsi" w:hAnsiTheme="minorHAnsi" w:eastAsiaTheme="minorEastAsia"/>
              <w:lang w:eastAsia="fr-FR"/>
            </w:rPr>
          </w:r>
        </w:p>
        <w:p w14:paraId="35E5044C" w14:textId="1D6E2A40">
          <w:pPr>
            <w:pStyle w:val="849"/>
            <w:pBdr/>
            <w:tabs>
              <w:tab w:val="left" w:leader="none" w:pos="440"/>
              <w:tab w:val="right" w:leader="dot" w:pos="9062"/>
            </w:tabs>
            <w:spacing/>
            <w:ind/>
            <w:rPr>
              <w:rFonts w:asciiTheme="minorHAnsi" w:hAnsiTheme="minorHAnsi" w:eastAsiaTheme="minorEastAsia"/>
              <w:lang w:eastAsia="fr-FR"/>
            </w:rPr>
          </w:pPr>
          <w:r/>
          <w:hyperlink w:tooltip="#_Toc236046788" w:anchor="_Toc236046788" w:history="1">
            <w:r>
              <w:rPr>
                <w:rStyle w:val="840"/>
              </w:rPr>
              <w:t xml:space="preserve">3</w:t>
            </w:r>
            <w:r>
              <w:rPr>
                <w:rFonts w:asciiTheme="minorHAnsi" w:hAnsiTheme="minorHAnsi" w:eastAsiaTheme="minorEastAsia"/>
                <w:lang w:eastAsia="fr-FR"/>
              </w:rPr>
              <w:tab/>
            </w:r>
            <w:r>
              <w:rPr>
                <w:rStyle w:val="840"/>
              </w:rPr>
              <w:t xml:space="preserve">Conclusion :</w:t>
            </w:r>
            <w:r>
              <w:tab/>
            </w:r>
            <w:r>
              <w:fldChar w:fldCharType="begin"/>
            </w:r>
            <w:r>
              <w:instrText xml:space="preserve"> PAGEREF _Toc236046788 \h </w:instrText>
            </w:r>
            <w:r/>
            <w:r>
              <w:fldChar w:fldCharType="separate"/>
            </w:r>
            <w:r>
              <w:t xml:space="preserve">13</w:t>
            </w:r>
            <w:r>
              <w:fldChar w:fldCharType="end"/>
            </w:r>
          </w:hyperlink>
          <w:r/>
          <w:r>
            <w:rPr>
              <w:rFonts w:asciiTheme="minorHAnsi" w:hAnsiTheme="minorHAnsi" w:eastAsiaTheme="minorEastAsia"/>
              <w:lang w:eastAsia="fr-FR"/>
            </w:rPr>
          </w:r>
        </w:p>
        <w:p w14:paraId="2DE29ABF" w14:textId="19D04E18">
          <w:pPr>
            <w:pStyle w:val="849"/>
            <w:pBdr/>
            <w:tabs>
              <w:tab w:val="left" w:leader="none" w:pos="440"/>
              <w:tab w:val="right" w:leader="dot" w:pos="9062"/>
            </w:tabs>
            <w:spacing/>
            <w:ind/>
            <w:rPr>
              <w:rFonts w:asciiTheme="minorHAnsi" w:hAnsiTheme="minorHAnsi" w:eastAsiaTheme="minorEastAsia"/>
              <w:lang w:eastAsia="fr-FR"/>
            </w:rPr>
          </w:pPr>
          <w:r/>
          <w:hyperlink w:tooltip="#_Toc236046789" w:anchor="_Toc236046789" w:history="1">
            <w:r>
              <w:rPr>
                <w:rStyle w:val="840"/>
              </w:rPr>
              <w:t xml:space="preserve">4</w:t>
            </w:r>
            <w:r>
              <w:rPr>
                <w:rFonts w:asciiTheme="minorHAnsi" w:hAnsiTheme="minorHAnsi" w:eastAsiaTheme="minorEastAsia"/>
                <w:lang w:eastAsia="fr-FR"/>
              </w:rPr>
              <w:tab/>
            </w:r>
            <w:r>
              <w:rPr>
                <w:rStyle w:val="840"/>
              </w:rPr>
              <w:t xml:space="preserve">ANNEXES :</w:t>
            </w:r>
            <w:r>
              <w:tab/>
            </w:r>
            <w:r>
              <w:fldChar w:fldCharType="begin"/>
            </w:r>
            <w:r>
              <w:instrText xml:space="preserve"> PAGEREF _Toc236046789 \h </w:instrText>
            </w:r>
            <w:r/>
            <w:r>
              <w:fldChar w:fldCharType="separate"/>
            </w:r>
            <w:r>
              <w:t xml:space="preserve">14</w:t>
            </w:r>
            <w:r>
              <w:fldChar w:fldCharType="end"/>
            </w:r>
          </w:hyperlink>
          <w:r/>
          <w:r>
            <w:rPr>
              <w:rFonts w:asciiTheme="minorHAnsi" w:hAnsiTheme="minorHAnsi" w:eastAsiaTheme="minorEastAsia"/>
              <w:lang w:eastAsia="fr-FR"/>
            </w:rPr>
          </w:r>
        </w:p>
        <w:p w14:paraId="695761A2" w14:textId="6B3ABB98">
          <w:pPr>
            <w:pStyle w:val="850"/>
            <w:pBdr/>
            <w:tabs>
              <w:tab w:val="left" w:leader="none" w:pos="880"/>
              <w:tab w:val="right" w:leader="dot" w:pos="9062"/>
            </w:tabs>
            <w:spacing/>
            <w:ind/>
            <w:rPr>
              <w:rFonts w:asciiTheme="minorHAnsi" w:hAnsiTheme="minorHAnsi" w:eastAsiaTheme="minorEastAsia"/>
              <w:lang w:eastAsia="fr-FR"/>
            </w:rPr>
          </w:pPr>
          <w:r/>
          <w:hyperlink w:tooltip="#_Toc236046790" w:anchor="_Toc236046790" w:history="1">
            <w:r>
              <w:rPr>
                <w:rStyle w:val="840"/>
              </w:rPr>
              <w:t xml:space="preserve">4.1</w:t>
            </w:r>
            <w:r>
              <w:rPr>
                <w:rFonts w:asciiTheme="minorHAnsi" w:hAnsiTheme="minorHAnsi" w:eastAsiaTheme="minorEastAsia"/>
                <w:lang w:eastAsia="fr-FR"/>
              </w:rPr>
              <w:tab/>
            </w:r>
            <w:r>
              <w:rPr>
                <w:rStyle w:val="840"/>
              </w:rPr>
              <w:t xml:space="preserve">Personae :</w:t>
            </w:r>
            <w:r>
              <w:tab/>
            </w:r>
            <w:r>
              <w:fldChar w:fldCharType="begin"/>
            </w:r>
            <w:r>
              <w:instrText xml:space="preserve"> PAGEREF _Toc236046790 \h </w:instrText>
            </w:r>
            <w:r/>
            <w:r>
              <w:fldChar w:fldCharType="separate"/>
            </w:r>
            <w:r>
              <w:t xml:space="preserve">14</w:t>
            </w:r>
            <w:r>
              <w:fldChar w:fldCharType="end"/>
            </w:r>
          </w:hyperlink>
          <w:r/>
          <w:r>
            <w:rPr>
              <w:rFonts w:asciiTheme="minorHAnsi" w:hAnsiTheme="minorHAnsi" w:eastAsiaTheme="minorEastAsia"/>
              <w:lang w:eastAsia="fr-FR"/>
            </w:rPr>
          </w:r>
        </w:p>
        <w:p w14:paraId="5849724B" w14:textId="64EEC285">
          <w:pPr>
            <w:pStyle w:val="851"/>
            <w:pBdr/>
            <w:tabs>
              <w:tab w:val="left" w:leader="none" w:pos="1320"/>
              <w:tab w:val="right" w:leader="dot" w:pos="9062"/>
            </w:tabs>
            <w:spacing/>
            <w:ind/>
            <w:rPr>
              <w:rFonts w:asciiTheme="minorHAnsi" w:hAnsiTheme="minorHAnsi" w:eastAsiaTheme="minorEastAsia"/>
              <w:lang w:eastAsia="fr-FR"/>
            </w:rPr>
          </w:pPr>
          <w:r/>
          <w:hyperlink w:tooltip="#_Toc236046791" w:anchor="_Toc236046791" w:history="1">
            <w:r>
              <w:rPr>
                <w:rStyle w:val="840"/>
              </w:rPr>
              <w:t xml:space="preserve">4.1.1</w:t>
            </w:r>
            <w:r>
              <w:rPr>
                <w:rFonts w:asciiTheme="minorHAnsi" w:hAnsiTheme="minorHAnsi" w:eastAsiaTheme="minorEastAsia"/>
                <w:lang w:eastAsia="fr-FR"/>
              </w:rPr>
              <w:tab/>
            </w:r>
            <w:r>
              <w:rPr>
                <w:rStyle w:val="840"/>
              </w:rPr>
              <w:t xml:space="preserve">Chercheur expert en histoire du droit</w:t>
            </w:r>
            <w:r>
              <w:tab/>
            </w:r>
            <w:r>
              <w:fldChar w:fldCharType="begin"/>
            </w:r>
            <w:r>
              <w:instrText xml:space="preserve"> PAGEREF _Toc236046791 \h </w:instrText>
            </w:r>
            <w:r/>
            <w:r>
              <w:fldChar w:fldCharType="separate"/>
            </w:r>
            <w:r>
              <w:t xml:space="preserve">14</w:t>
            </w:r>
            <w:r>
              <w:fldChar w:fldCharType="end"/>
            </w:r>
          </w:hyperlink>
          <w:r/>
          <w:r>
            <w:rPr>
              <w:rFonts w:asciiTheme="minorHAnsi" w:hAnsiTheme="minorHAnsi" w:eastAsiaTheme="minorEastAsia"/>
              <w:lang w:eastAsia="fr-FR"/>
            </w:rPr>
          </w:r>
        </w:p>
        <w:p w14:paraId="14B29D69" w14:textId="10498B3E">
          <w:pPr>
            <w:pStyle w:val="851"/>
            <w:pBdr/>
            <w:tabs>
              <w:tab w:val="left" w:leader="none" w:pos="1320"/>
              <w:tab w:val="right" w:leader="dot" w:pos="9062"/>
            </w:tabs>
            <w:spacing/>
            <w:ind/>
            <w:rPr>
              <w:rFonts w:asciiTheme="minorHAnsi" w:hAnsiTheme="minorHAnsi" w:eastAsiaTheme="minorEastAsia"/>
              <w:lang w:eastAsia="fr-FR"/>
            </w:rPr>
          </w:pPr>
          <w:r/>
          <w:hyperlink w:tooltip="#_Toc236046792" w:anchor="_Toc236046792" w:history="1">
            <w:r>
              <w:rPr>
                <w:rStyle w:val="840"/>
              </w:rPr>
              <w:t xml:space="preserve">4.1.2</w:t>
            </w:r>
            <w:r>
              <w:rPr>
                <w:rFonts w:asciiTheme="minorHAnsi" w:hAnsiTheme="minorHAnsi" w:eastAsiaTheme="minorEastAsia"/>
                <w:lang w:eastAsia="fr-FR"/>
              </w:rPr>
              <w:tab/>
            </w:r>
            <w:r>
              <w:rPr>
                <w:rStyle w:val="840"/>
              </w:rPr>
              <w:t xml:space="preserve">Doctorante en histoire du droit et des institutions</w:t>
            </w:r>
            <w:r>
              <w:tab/>
            </w:r>
            <w:r>
              <w:fldChar w:fldCharType="begin"/>
            </w:r>
            <w:r>
              <w:instrText xml:space="preserve"> PAGEREF _Toc236046792 \h </w:instrText>
            </w:r>
            <w:r/>
            <w:r>
              <w:fldChar w:fldCharType="separate"/>
            </w:r>
            <w:r>
              <w:t xml:space="preserve">17</w:t>
            </w:r>
            <w:r>
              <w:fldChar w:fldCharType="end"/>
            </w:r>
          </w:hyperlink>
          <w:r/>
          <w:r>
            <w:rPr>
              <w:rFonts w:asciiTheme="minorHAnsi" w:hAnsiTheme="minorHAnsi" w:eastAsiaTheme="minorEastAsia"/>
              <w:lang w:eastAsia="fr-FR"/>
            </w:rPr>
          </w:r>
        </w:p>
        <w:p w14:paraId="234D89C8" w14:textId="7842F370">
          <w:pPr>
            <w:pStyle w:val="851"/>
            <w:pBdr/>
            <w:tabs>
              <w:tab w:val="left" w:leader="none" w:pos="1320"/>
              <w:tab w:val="right" w:leader="dot" w:pos="9062"/>
            </w:tabs>
            <w:spacing/>
            <w:ind/>
            <w:rPr>
              <w:rFonts w:asciiTheme="minorHAnsi" w:hAnsiTheme="minorHAnsi" w:eastAsiaTheme="minorEastAsia"/>
              <w:lang w:eastAsia="fr-FR"/>
            </w:rPr>
          </w:pPr>
          <w:r/>
          <w:hyperlink w:tooltip="#_Toc236046793" w:anchor="_Toc236046793" w:history="1">
            <w:r>
              <w:rPr>
                <w:rStyle w:val="840"/>
              </w:rPr>
              <w:t xml:space="preserve">4.1.3</w:t>
            </w:r>
            <w:r>
              <w:rPr>
                <w:rFonts w:asciiTheme="minorHAnsi" w:hAnsiTheme="minorHAnsi" w:eastAsiaTheme="minorEastAsia"/>
                <w:lang w:eastAsia="fr-FR"/>
              </w:rPr>
              <w:tab/>
            </w:r>
            <w:r>
              <w:rPr>
                <w:rStyle w:val="840"/>
              </w:rPr>
              <w:t xml:space="preserve">Etudiant en histoire du droit :</w:t>
            </w:r>
            <w:r>
              <w:tab/>
            </w:r>
            <w:r>
              <w:fldChar w:fldCharType="begin"/>
            </w:r>
            <w:r>
              <w:instrText xml:space="preserve"> PAGEREF _Toc236046793 \h </w:instrText>
            </w:r>
            <w:r/>
            <w:r>
              <w:fldChar w:fldCharType="separate"/>
            </w:r>
            <w:r>
              <w:t xml:space="preserve">20</w:t>
            </w:r>
            <w:r>
              <w:fldChar w:fldCharType="end"/>
            </w:r>
          </w:hyperlink>
          <w:r/>
          <w:r>
            <w:rPr>
              <w:rFonts w:asciiTheme="minorHAnsi" w:hAnsiTheme="minorHAnsi" w:eastAsiaTheme="minorEastAsia"/>
              <w:lang w:eastAsia="fr-FR"/>
            </w:rPr>
          </w:r>
        </w:p>
        <w:p w14:paraId="70AB7FD1" w14:textId="0D0BD26C">
          <w:pPr>
            <w:pStyle w:val="851"/>
            <w:pBdr/>
            <w:tabs>
              <w:tab w:val="left" w:leader="none" w:pos="1320"/>
              <w:tab w:val="right" w:leader="dot" w:pos="9062"/>
            </w:tabs>
            <w:spacing/>
            <w:ind/>
            <w:rPr>
              <w:rFonts w:asciiTheme="minorHAnsi" w:hAnsiTheme="minorHAnsi" w:eastAsiaTheme="minorEastAsia"/>
              <w:lang w:eastAsia="fr-FR"/>
            </w:rPr>
          </w:pPr>
          <w:r/>
          <w:hyperlink w:tooltip="#_Toc236046794" w:anchor="_Toc236046794" w:history="1">
            <w:r>
              <w:rPr>
                <w:rStyle w:val="840"/>
              </w:rPr>
              <w:t xml:space="preserve">4.1.4</w:t>
            </w:r>
            <w:r>
              <w:rPr>
                <w:rFonts w:asciiTheme="minorHAnsi" w:hAnsiTheme="minorHAnsi" w:eastAsiaTheme="minorEastAsia"/>
                <w:lang w:eastAsia="fr-FR"/>
              </w:rPr>
              <w:tab/>
            </w:r>
            <w:r>
              <w:rPr>
                <w:rStyle w:val="840"/>
              </w:rPr>
              <w:t xml:space="preserve">Informaticien :</w:t>
            </w:r>
            <w:r>
              <w:tab/>
            </w:r>
            <w:r>
              <w:fldChar w:fldCharType="begin"/>
            </w:r>
            <w:r>
              <w:instrText xml:space="preserve"> PAGEREF _Toc236046794 \h </w:instrText>
            </w:r>
            <w:r/>
            <w:r>
              <w:fldChar w:fldCharType="separate"/>
            </w:r>
            <w:r>
              <w:t xml:space="preserve">21</w:t>
            </w:r>
            <w:r>
              <w:fldChar w:fldCharType="end"/>
            </w:r>
          </w:hyperlink>
          <w:r/>
          <w:r>
            <w:rPr>
              <w:rFonts w:asciiTheme="minorHAnsi" w:hAnsiTheme="minorHAnsi" w:eastAsiaTheme="minorEastAsia"/>
              <w:lang w:eastAsia="fr-FR"/>
            </w:rPr>
          </w:r>
        </w:p>
        <w:p w14:paraId="7E535DAC" w14:textId="7D836E3E">
          <w:pPr>
            <w:pStyle w:val="851"/>
            <w:pBdr/>
            <w:tabs>
              <w:tab w:val="left" w:leader="none" w:pos="1320"/>
              <w:tab w:val="right" w:leader="dot" w:pos="9062"/>
            </w:tabs>
            <w:spacing/>
            <w:ind/>
            <w:rPr>
              <w:rFonts w:asciiTheme="minorHAnsi" w:hAnsiTheme="minorHAnsi" w:eastAsiaTheme="minorEastAsia"/>
              <w:lang w:eastAsia="fr-FR"/>
            </w:rPr>
          </w:pPr>
          <w:r/>
          <w:hyperlink w:tooltip="#_Toc236046795" w:anchor="_Toc236046795" w:history="1">
            <w:r>
              <w:rPr>
                <w:rStyle w:val="840"/>
              </w:rPr>
              <w:t xml:space="preserve">4.1.5</w:t>
            </w:r>
            <w:r>
              <w:rPr>
                <w:rFonts w:asciiTheme="minorHAnsi" w:hAnsiTheme="minorHAnsi" w:eastAsiaTheme="minorEastAsia"/>
                <w:lang w:eastAsia="fr-FR"/>
              </w:rPr>
              <w:tab/>
            </w:r>
            <w:r>
              <w:rPr>
                <w:rStyle w:val="840"/>
              </w:rPr>
              <w:t xml:space="preserve">Professionnel du droit :</w:t>
            </w:r>
            <w:r>
              <w:tab/>
            </w:r>
            <w:r>
              <w:fldChar w:fldCharType="begin"/>
            </w:r>
            <w:r>
              <w:instrText xml:space="preserve"> PAGEREF _Toc236046795 \h </w:instrText>
            </w:r>
            <w:r/>
            <w:r>
              <w:fldChar w:fldCharType="separate"/>
            </w:r>
            <w:r>
              <w:t xml:space="preserve">23</w:t>
            </w:r>
            <w:r>
              <w:fldChar w:fldCharType="end"/>
            </w:r>
          </w:hyperlink>
          <w:r/>
          <w:r>
            <w:rPr>
              <w:rFonts w:asciiTheme="minorHAnsi" w:hAnsiTheme="minorHAnsi" w:eastAsiaTheme="minorEastAsia"/>
              <w:lang w:eastAsia="fr-FR"/>
            </w:rPr>
          </w:r>
        </w:p>
        <w:p w14:paraId="5F3D8D4A" w14:textId="40E3950D">
          <w:pPr>
            <w:pStyle w:val="851"/>
            <w:pBdr/>
            <w:tabs>
              <w:tab w:val="left" w:leader="none" w:pos="1320"/>
              <w:tab w:val="right" w:leader="dot" w:pos="9062"/>
            </w:tabs>
            <w:spacing/>
            <w:ind/>
            <w:rPr>
              <w:rFonts w:asciiTheme="minorHAnsi" w:hAnsiTheme="minorHAnsi" w:eastAsiaTheme="minorEastAsia"/>
              <w:lang w:eastAsia="fr-FR"/>
            </w:rPr>
          </w:pPr>
          <w:r/>
          <w:hyperlink w:tooltip="#_Toc236046796" w:anchor="_Toc236046796" w:history="1">
            <w:r>
              <w:rPr>
                <w:rStyle w:val="840"/>
              </w:rPr>
              <w:t xml:space="preserve">4.1.6</w:t>
            </w:r>
            <w:r>
              <w:rPr>
                <w:rFonts w:asciiTheme="minorHAnsi" w:hAnsiTheme="minorHAnsi" w:eastAsiaTheme="minorEastAsia"/>
                <w:lang w:eastAsia="fr-FR"/>
              </w:rPr>
              <w:tab/>
            </w:r>
            <w:r>
              <w:rPr>
                <w:rStyle w:val="840"/>
              </w:rPr>
              <w:t xml:space="preserve">Responsable de la bibliothèque numérique :</w:t>
            </w:r>
            <w:r>
              <w:tab/>
            </w:r>
            <w:r>
              <w:fldChar w:fldCharType="begin"/>
            </w:r>
            <w:r>
              <w:instrText xml:space="preserve"> PAGEREF _Toc236046796 \h </w:instrText>
            </w:r>
            <w:r/>
            <w:r>
              <w:fldChar w:fldCharType="separate"/>
            </w:r>
            <w:r>
              <w:t xml:space="preserve">25</w:t>
            </w:r>
            <w:r>
              <w:fldChar w:fldCharType="end"/>
            </w:r>
          </w:hyperlink>
          <w:r/>
          <w:r>
            <w:rPr>
              <w:rFonts w:asciiTheme="minorHAnsi" w:hAnsiTheme="minorHAnsi" w:eastAsiaTheme="minorEastAsia"/>
              <w:lang w:eastAsia="fr-FR"/>
            </w:rPr>
          </w:r>
        </w:p>
        <w:p w14:paraId="37521167" w14:textId="09FD74EB">
          <w:pPr>
            <w:pBdr/>
            <w:spacing/>
            <w:ind/>
            <w:rPr/>
          </w:pPr>
          <w:r>
            <w:rPr>
              <w:b/>
              <w:bCs/>
            </w:rPr>
            <w:fldChar w:fldCharType="end"/>
          </w:r>
          <w:r/>
        </w:p>
      </w:sdtContent>
    </w:sdt>
    <w:p w14:paraId="62727CD9" w14:textId="77777777">
      <w:pPr>
        <w:pBdr/>
        <w:spacing/>
        <w:ind/>
        <w:rPr/>
      </w:pPr>
      <w:r/>
      <w:r/>
    </w:p>
    <w:p w14:paraId="5D2C8844" w14:textId="77777777">
      <w:pPr>
        <w:pBdr/>
        <w:spacing/>
        <w:ind/>
        <w:rPr/>
      </w:pPr>
      <w:r/>
      <w:r/>
    </w:p>
    <w:p w14:paraId="10748713" w14:textId="77777777">
      <w:pPr>
        <w:pBdr/>
        <w:spacing/>
        <w:ind/>
        <w:rPr/>
      </w:pPr>
      <w:r/>
      <w:r/>
    </w:p>
    <w:p w14:paraId="616EACBB" w14:textId="77777777">
      <w:pPr>
        <w:pBdr/>
        <w:spacing/>
        <w:ind/>
        <w:rPr/>
      </w:pPr>
      <w:r/>
      <w:r/>
    </w:p>
    <w:p w14:paraId="6DE5710D" w14:textId="77777777">
      <w:pPr>
        <w:pBdr/>
        <w:spacing/>
        <w:ind/>
        <w:rPr/>
      </w:pPr>
      <w:r/>
      <w:r/>
    </w:p>
    <w:p w14:paraId="162EE7E0" w14:textId="77777777">
      <w:pPr>
        <w:pBdr/>
        <w:spacing/>
        <w:ind/>
        <w:rPr/>
      </w:pPr>
      <w:r/>
      <w:r/>
    </w:p>
    <w:p w14:paraId="2082426F" w14:textId="77777777">
      <w:pPr>
        <w:pBdr/>
        <w:spacing/>
        <w:ind/>
        <w:rPr/>
      </w:pPr>
      <w:r/>
      <w:r/>
    </w:p>
    <w:p w14:paraId="403B6FCB" w14:textId="77777777">
      <w:pPr>
        <w:pBdr/>
        <w:spacing/>
        <w:ind/>
        <w:rPr/>
      </w:pPr>
      <w:r/>
      <w:r/>
    </w:p>
    <w:p w14:paraId="433CA5EC" w14:textId="77777777">
      <w:pPr>
        <w:pBdr/>
        <w:spacing/>
        <w:ind/>
        <w:rPr/>
      </w:pPr>
      <w:r/>
      <w:r/>
    </w:p>
    <w:p w14:paraId="08B62D26" w14:textId="77777777">
      <w:pPr>
        <w:pBdr/>
        <w:spacing/>
        <w:ind/>
        <w:rPr/>
      </w:pPr>
      <w:r/>
      <w:r/>
    </w:p>
    <w:p w14:paraId="4FEEB92F" w14:textId="77777777">
      <w:pPr>
        <w:pBdr/>
        <w:spacing/>
        <w:ind/>
        <w:rPr/>
      </w:pPr>
      <w:r/>
      <w:r/>
    </w:p>
    <w:p w14:paraId="14432AA0" w14:textId="77777777">
      <w:pPr>
        <w:pBdr/>
        <w:spacing/>
        <w:ind/>
        <w:rPr/>
      </w:pPr>
      <w:r/>
      <w:r/>
    </w:p>
    <w:p w14:paraId="6FC6FAD6" w14:textId="77777777">
      <w:pPr>
        <w:pBdr/>
        <w:spacing/>
        <w:ind/>
        <w:rPr/>
      </w:pPr>
      <w:r/>
      <w:r/>
    </w:p>
    <w:p w14:paraId="3F91E538" w14:textId="77777777">
      <w:pPr>
        <w:pBdr/>
        <w:spacing/>
        <w:ind/>
        <w:rPr/>
      </w:pPr>
      <w:r/>
      <w:r/>
    </w:p>
    <w:p w14:paraId="0A182575" w14:textId="77777777">
      <w:pPr>
        <w:pBdr/>
        <w:spacing/>
        <w:ind/>
        <w:rPr/>
      </w:pPr>
      <w:r/>
      <w:r/>
    </w:p>
    <w:p w14:paraId="5B61AD81" w14:textId="6644C376">
      <w:pPr>
        <w:pStyle w:val="816"/>
        <w:numPr>
          <w:ilvl w:val="0"/>
          <w:numId w:val="21"/>
        </w:numPr>
        <w:pBdr/>
        <w:spacing w:line="360" w:lineRule="auto"/>
        <w:ind/>
        <w:rPr/>
      </w:pPr>
      <w:r/>
      <w:bookmarkStart w:id="0" w:name="_Toc236046753"/>
      <w:r>
        <w:t xml:space="preserve">Présentation</w:t>
      </w:r>
      <w:bookmarkEnd w:id="0"/>
      <w:r>
        <w:t xml:space="preserve"> </w:t>
      </w:r>
      <w:r/>
    </w:p>
    <w:p w14:paraId="4D4A09F3" w14:textId="77777777">
      <w:pPr>
        <w:pBdr/>
        <w:spacing/>
        <w:ind/>
        <w:rPr/>
      </w:pPr>
      <w:r/>
      <w:r/>
    </w:p>
    <w:p w14:paraId="2C6C922F" w14:textId="10DA2717">
      <w:pPr>
        <w:pStyle w:val="817"/>
        <w:numPr>
          <w:ilvl w:val="1"/>
          <w:numId w:val="23"/>
        </w:numPr>
        <w:pBdr/>
        <w:spacing w:line="360" w:lineRule="auto"/>
        <w:ind/>
        <w:rPr/>
      </w:pPr>
      <w:r/>
      <w:bookmarkStart w:id="1" w:name="_Toc235604920"/>
      <w:r/>
      <w:bookmarkStart w:id="2" w:name="_Toc236046754"/>
      <w:r>
        <w:t xml:space="preserve">Contexte</w:t>
      </w:r>
      <w:bookmarkEnd w:id="1"/>
      <w:r/>
      <w:bookmarkEnd w:id="2"/>
      <w:r/>
      <w:r/>
    </w:p>
    <w:p w14:paraId="5C30E5EC" w14:textId="77777777">
      <w:pPr>
        <w:pBdr/>
        <w:spacing w:line="360" w:lineRule="auto"/>
        <w:ind/>
        <w:rPr/>
      </w:pPr>
      <w:r>
        <w:t xml:space="preserve">Le rapport d’audit fonctionnel de l’existant révèle que malgré </w:t>
      </w:r>
      <w:r>
        <w:t xml:space="preserve">sa </w:t>
      </w:r>
      <w:r>
        <w:t xml:space="preserve">robustesse l’ancien système XTF sous lequel </w:t>
      </w:r>
      <w:r>
        <w:t xml:space="preserve">CujasNum</w:t>
      </w:r>
      <w:r>
        <w:t xml:space="preserve"> a été développé souffre de défauts d’ergonomie (multiplications des facettes, impossibilité de créer des collections, absence d’</w:t>
      </w:r>
      <w:r>
        <w:t xml:space="preserve">éditorialisation</w:t>
      </w:r>
      <w:r>
        <w:t xml:space="preserve">, etc.</w:t>
      </w:r>
      <w:r>
        <w:t xml:space="preserve">). Le prototype Codex semble résoudre certains problèmes identifiés dans l’ancienne bibliothèque et </w:t>
      </w:r>
      <w:commentRangeStart w:id="0"/>
      <w:r>
        <w:t xml:space="preserve">s’aligne</w:t>
      </w:r>
      <w:commentRangeEnd w:id="0"/>
      <w:r>
        <w:commentReference w:id="0"/>
      </w:r>
      <w:r>
        <w:t xml:space="preserve"> sur les services proposés (visionneuse Mirador, explorer, une page par document). Cependant, le </w:t>
      </w:r>
      <w:r>
        <w:t xml:space="preserve">front-office</w:t>
      </w:r>
      <w:r>
        <w:t xml:space="preserve"> de Codex nécessite des ajustements afin de fluidifier le parcours de l’usager. C’est sur la base de ce constat que ce document a été réalisé afin de proposer les meilleures solutions d’interface possible.</w:t>
      </w:r>
      <w:r/>
    </w:p>
    <w:p w14:paraId="5AF16833" w14:textId="73999326">
      <w:pPr>
        <w:pStyle w:val="817"/>
        <w:numPr>
          <w:ilvl w:val="1"/>
          <w:numId w:val="23"/>
        </w:numPr>
        <w:pBdr/>
        <w:spacing w:line="360" w:lineRule="auto"/>
        <w:ind/>
        <w:rPr/>
      </w:pPr>
      <w:r/>
      <w:bookmarkStart w:id="4" w:name="_Toc235604921"/>
      <w:r/>
      <w:bookmarkStart w:id="5" w:name="_Toc236046755"/>
      <w:r>
        <w:t xml:space="preserve">Méthodologie de travail</w:t>
      </w:r>
      <w:bookmarkEnd w:id="4"/>
      <w:r/>
      <w:bookmarkEnd w:id="5"/>
      <w:r/>
      <w:r/>
    </w:p>
    <w:p w14:paraId="7A3741B8" w14:textId="77777777">
      <w:pPr>
        <w:pBdr/>
        <w:spacing w:line="360" w:lineRule="auto"/>
        <w:ind/>
        <w:rPr/>
      </w:pPr>
      <w:r>
        <w:t xml:space="preserve">J’ai adopté une méthodologie itérative et démonstrative, pour mener à bien cette étude afin de formuler des recommandations pertinentes.</w:t>
      </w:r>
      <w:r>
        <w:t xml:space="preserve"> Celle-ci s’articule autour des étapes suivantes :</w:t>
      </w:r>
      <w:r/>
    </w:p>
    <w:p w14:paraId="34E11DD7" w14:textId="77777777">
      <w:pPr>
        <w:pStyle w:val="836"/>
        <w:numPr>
          <w:ilvl w:val="0"/>
          <w:numId w:val="14"/>
        </w:numPr>
        <w:pBdr/>
        <w:spacing w:line="360" w:lineRule="auto"/>
        <w:ind/>
        <w:jc w:val="both"/>
        <w:rPr>
          <w:rFonts w:ascii="Trebuchet MS" w:hAnsi="Trebuchet MS"/>
        </w:rPr>
      </w:pPr>
      <w:r>
        <w:rPr>
          <w:rFonts w:ascii="Trebuchet MS" w:hAnsi="Trebuchet MS"/>
        </w:rPr>
        <w:t xml:space="preserve">L’exploitation de l’état des lieux : je me suis appuyé sur le document réalisé pour le rapport d’audit fonctionnel et technique, intitulé </w:t>
      </w:r>
      <w:r>
        <w:rPr>
          <w:rFonts w:ascii="Trebuchet MS" w:hAnsi="Trebuchet MS"/>
          <w:i/>
        </w:rPr>
        <w:t xml:space="preserve">état de l’existant de la bibliothèque numérique actuelle et du prototype Codex.</w:t>
      </w:r>
      <w:r>
        <w:rPr>
          <w:rFonts w:ascii="Trebuchet MS" w:hAnsi="Trebuchet MS"/>
        </w:rPr>
        <w:t xml:space="preserve"> Ce document fait état des limites des fonctionnalités proposées dans Codex et des besoins exprimés par les utilisateurs et les professionnels. Il fait émerger les éléments essentiels à implémenter dans le nouveau système. </w:t>
      </w:r>
      <w:r>
        <w:rPr>
          <w:rFonts w:ascii="Trebuchet MS" w:hAnsi="Trebuchet MS"/>
        </w:rPr>
      </w:r>
    </w:p>
    <w:p w14:paraId="3B428D75" w14:textId="77777777">
      <w:pPr>
        <w:pStyle w:val="836"/>
        <w:numPr>
          <w:ilvl w:val="0"/>
          <w:numId w:val="14"/>
        </w:numPr>
        <w:pBdr/>
        <w:spacing w:line="360" w:lineRule="auto"/>
        <w:ind/>
        <w:jc w:val="both"/>
        <w:rPr>
          <w:rFonts w:ascii="Trebuchet MS" w:hAnsi="Trebuchet MS"/>
        </w:rPr>
      </w:pPr>
      <w:r>
        <w:rPr>
          <w:rFonts w:ascii="Trebuchet MS" w:hAnsi="Trebuchet MS"/>
        </w:rPr>
        <w:t xml:space="preserve">Pour chaque thématique étudiée, ma méthode de travail fut la suivante : </w:t>
      </w:r>
      <w:r>
        <w:rPr>
          <w:rFonts w:ascii="Trebuchet MS" w:hAnsi="Trebuchet MS"/>
        </w:rPr>
      </w:r>
    </w:p>
    <w:p w14:paraId="03399EDE" w14:textId="77777777">
      <w:pPr>
        <w:pStyle w:val="836"/>
        <w:numPr>
          <w:ilvl w:val="1"/>
          <w:numId w:val="14"/>
        </w:numPr>
        <w:pBdr/>
        <w:spacing w:line="360" w:lineRule="auto"/>
        <w:ind/>
        <w:jc w:val="both"/>
        <w:rPr>
          <w:rFonts w:ascii="Trebuchet MS" w:hAnsi="Trebuchet MS"/>
        </w:rPr>
      </w:pPr>
      <w:r>
        <w:rPr>
          <w:rFonts w:ascii="Trebuchet MS" w:hAnsi="Trebuchet MS"/>
        </w:rPr>
        <w:t xml:space="preserve">I</w:t>
      </w:r>
      <w:r>
        <w:rPr>
          <w:rFonts w:ascii="Trebuchet MS" w:hAnsi="Trebuchet MS"/>
        </w:rPr>
        <w:t xml:space="preserve">dentification des besoins</w:t>
      </w:r>
      <w:r>
        <w:rPr>
          <w:rFonts w:ascii="Trebuchet MS" w:hAnsi="Trebuchet MS"/>
        </w:rPr>
      </w:r>
    </w:p>
    <w:p w14:paraId="54906A90" w14:textId="3AA06B94">
      <w:pPr>
        <w:pStyle w:val="836"/>
        <w:numPr>
          <w:ilvl w:val="1"/>
          <w:numId w:val="14"/>
        </w:numPr>
        <w:pBdr/>
        <w:spacing w:line="360" w:lineRule="auto"/>
        <w:ind/>
        <w:jc w:val="both"/>
        <w:rPr>
          <w:rFonts w:ascii="Trebuchet MS" w:hAnsi="Trebuchet MS"/>
        </w:rPr>
      </w:pPr>
      <w:r>
        <w:rPr>
          <w:rFonts w:ascii="Trebuchet MS" w:hAnsi="Trebuchet MS"/>
        </w:rPr>
        <w:t xml:space="preserve">R</w:t>
      </w:r>
      <w:r>
        <w:rPr>
          <w:rFonts w:ascii="Trebuchet MS" w:hAnsi="Trebuchet MS"/>
        </w:rPr>
        <w:t xml:space="preserve">éalisation d’un benchmark de cette fonction comparant ce qui se fai</w:t>
      </w:r>
      <w:r>
        <w:rPr>
          <w:rFonts w:ascii="Trebuchet MS" w:hAnsi="Trebuchet MS"/>
        </w:rPr>
        <w:t xml:space="preserve">t</w:t>
      </w:r>
      <w:r>
        <w:rPr>
          <w:rFonts w:ascii="Trebuchet MS" w:hAnsi="Trebuchet MS"/>
        </w:rPr>
        <w:t xml:space="preserve"> ailleurs, </w:t>
      </w:r>
      <w:r>
        <w:rPr>
          <w:rFonts w:ascii="Trebuchet MS" w:hAnsi="Trebuchet MS"/>
        </w:rPr>
      </w:r>
    </w:p>
    <w:p w14:paraId="4354EDD5" w14:textId="77777777">
      <w:pPr>
        <w:pStyle w:val="836"/>
        <w:numPr>
          <w:ilvl w:val="1"/>
          <w:numId w:val="14"/>
        </w:numPr>
        <w:pBdr/>
        <w:spacing w:line="360" w:lineRule="auto"/>
        <w:ind/>
        <w:jc w:val="both"/>
        <w:rPr>
          <w:rFonts w:ascii="Trebuchet MS" w:hAnsi="Trebuchet MS"/>
        </w:rPr>
      </w:pPr>
      <w:r>
        <w:rPr>
          <w:rFonts w:ascii="Trebuchet MS" w:hAnsi="Trebuchet MS"/>
        </w:rPr>
        <w:t xml:space="preserve">Préconisations </w:t>
      </w:r>
      <w:r>
        <w:rPr>
          <w:rFonts w:ascii="Trebuchet MS" w:hAnsi="Trebuchet MS"/>
        </w:rPr>
        <w:t xml:space="preserve">pour le prototype Codex</w:t>
      </w:r>
      <w:r>
        <w:rPr>
          <w:rFonts w:ascii="Trebuchet MS" w:hAnsi="Trebuchet MS"/>
        </w:rPr>
      </w:r>
    </w:p>
    <w:p w14:paraId="2C34D4DA" w14:textId="77777777">
      <w:pPr>
        <w:pStyle w:val="836"/>
        <w:numPr>
          <w:ilvl w:val="1"/>
          <w:numId w:val="14"/>
        </w:numPr>
        <w:pBdr/>
        <w:spacing w:line="360" w:lineRule="auto"/>
        <w:ind/>
        <w:jc w:val="both"/>
        <w:rPr>
          <w:rFonts w:ascii="Trebuchet MS" w:hAnsi="Trebuchet MS"/>
        </w:rPr>
      </w:pPr>
      <w:r>
        <w:rPr>
          <w:rFonts w:ascii="Trebuchet MS" w:hAnsi="Trebuchet MS"/>
        </w:rPr>
        <w:t xml:space="preserve">Eventuellement proposition d’un module</w:t>
      </w:r>
      <w:r>
        <w:rPr>
          <w:rFonts w:ascii="Trebuchet MS" w:hAnsi="Trebuchet MS"/>
        </w:rPr>
        <w:t xml:space="preserve"> technique</w:t>
      </w:r>
      <w:r>
        <w:rPr>
          <w:rFonts w:ascii="Trebuchet MS" w:hAnsi="Trebuchet MS"/>
        </w:rPr>
        <w:t xml:space="preserve">. </w:t>
      </w:r>
      <w:r>
        <w:rPr>
          <w:rFonts w:ascii="Trebuchet MS" w:hAnsi="Trebuchet MS"/>
        </w:rPr>
      </w:r>
    </w:p>
    <w:p w14:paraId="2C012B75" w14:textId="77777777">
      <w:pPr>
        <w:pStyle w:val="836"/>
        <w:numPr>
          <w:ilvl w:val="1"/>
          <w:numId w:val="14"/>
        </w:numPr>
        <w:pBdr/>
        <w:spacing w:line="360" w:lineRule="auto"/>
        <w:ind/>
        <w:jc w:val="both"/>
        <w:rPr/>
      </w:pPr>
      <w:r>
        <w:rPr>
          <w:rFonts w:ascii="Trebuchet MS" w:hAnsi="Trebuchet MS"/>
        </w:rPr>
        <w:t xml:space="preserve">Examen de la pertinence de la fonction proposée à travers la figure du personae. </w:t>
      </w:r>
      <w:r/>
    </w:p>
    <w:p w14:paraId="01D68C2F" w14:textId="704BEE48">
      <w:pPr>
        <w:pStyle w:val="836"/>
        <w:numPr>
          <w:ilvl w:val="0"/>
          <w:numId w:val="14"/>
        </w:numPr>
        <w:pBdr/>
        <w:spacing w:line="360" w:lineRule="auto"/>
        <w:ind/>
        <w:jc w:val="both"/>
        <w:rPr>
          <w:rFonts w:ascii="Trebuchet MS" w:hAnsi="Trebuchet MS"/>
        </w:rPr>
      </w:pPr>
      <w:r>
        <w:rPr>
          <w:rFonts w:ascii="Trebuchet MS" w:hAnsi="Trebuchet MS"/>
        </w:rPr>
        <w:t xml:space="preserve">L’étude réalisée porte principalement sur les points suivants :</w:t>
      </w:r>
      <w:r>
        <w:rPr>
          <w:rFonts w:ascii="Trebuchet MS" w:hAnsi="Trebuchet MS"/>
        </w:rPr>
      </w:r>
    </w:p>
    <w:p w14:paraId="1ECCAA83" w14:textId="77777777">
      <w:pPr>
        <w:pStyle w:val="836"/>
        <w:numPr>
          <w:ilvl w:val="1"/>
          <w:numId w:val="14"/>
        </w:numPr>
        <w:pBdr/>
        <w:spacing w:line="360" w:lineRule="auto"/>
        <w:ind/>
        <w:jc w:val="both"/>
        <w:rPr>
          <w:rFonts w:ascii="Trebuchet MS" w:hAnsi="Trebuchet MS"/>
          <w:sz w:val="20"/>
        </w:rPr>
      </w:pPr>
      <w:r>
        <w:rPr>
          <w:rFonts w:ascii="Trebuchet MS" w:hAnsi="Trebuchet MS"/>
        </w:rPr>
        <w:t xml:space="preserve">La page d’accueil et l’arborescence</w:t>
      </w:r>
      <w:r>
        <w:rPr>
          <w:rFonts w:ascii="Trebuchet MS" w:hAnsi="Trebuchet MS"/>
          <w:sz w:val="20"/>
        </w:rPr>
      </w:r>
    </w:p>
    <w:p w14:paraId="2CB6295A" w14:textId="77777777">
      <w:pPr>
        <w:pStyle w:val="836"/>
        <w:numPr>
          <w:ilvl w:val="1"/>
          <w:numId w:val="14"/>
        </w:numPr>
        <w:pBdr/>
        <w:spacing w:line="360" w:lineRule="auto"/>
        <w:ind/>
        <w:jc w:val="both"/>
        <w:rPr>
          <w:rFonts w:ascii="Trebuchet MS" w:hAnsi="Trebuchet MS"/>
          <w:sz w:val="20"/>
        </w:rPr>
      </w:pPr>
      <w:r>
        <w:rPr>
          <w:rFonts w:ascii="Trebuchet MS" w:hAnsi="Trebuchet MS"/>
        </w:rPr>
        <w:t xml:space="preserve">Les modalités de recherche</w:t>
      </w:r>
      <w:r>
        <w:rPr>
          <w:rFonts w:ascii="Trebuchet MS" w:hAnsi="Trebuchet MS"/>
          <w:sz w:val="20"/>
        </w:rPr>
      </w:r>
    </w:p>
    <w:p w14:paraId="635D304B" w14:textId="77777777">
      <w:pPr>
        <w:pStyle w:val="836"/>
        <w:numPr>
          <w:ilvl w:val="1"/>
          <w:numId w:val="14"/>
        </w:numPr>
        <w:pBdr/>
        <w:spacing w:line="360" w:lineRule="auto"/>
        <w:ind/>
        <w:jc w:val="both"/>
        <w:rPr>
          <w:rFonts w:ascii="Trebuchet MS" w:hAnsi="Trebuchet MS"/>
          <w:sz w:val="20"/>
        </w:rPr>
      </w:pPr>
      <w:r>
        <w:rPr>
          <w:rFonts w:ascii="Trebuchet MS" w:hAnsi="Trebuchet MS"/>
        </w:rPr>
        <w:t xml:space="preserve">La page d’un document </w:t>
      </w:r>
      <w:r>
        <w:rPr>
          <w:rFonts w:ascii="Trebuchet MS" w:hAnsi="Trebuchet MS"/>
          <w:sz w:val="20"/>
        </w:rPr>
      </w:r>
    </w:p>
    <w:p w14:paraId="09129BD8" w14:textId="77777777">
      <w:pPr>
        <w:pStyle w:val="836"/>
        <w:numPr>
          <w:ilvl w:val="1"/>
          <w:numId w:val="14"/>
        </w:numPr>
        <w:pBdr/>
        <w:spacing w:line="360" w:lineRule="auto"/>
        <w:ind/>
        <w:jc w:val="both"/>
        <w:rPr>
          <w:rFonts w:ascii="Trebuchet MS" w:hAnsi="Trebuchet MS"/>
          <w:sz w:val="20"/>
        </w:rPr>
      </w:pPr>
      <w:r>
        <w:rPr>
          <w:rFonts w:ascii="Trebuchet MS" w:hAnsi="Trebuchet MS"/>
        </w:rPr>
        <w:t xml:space="preserve">Le compte personnel et les outils d’exploitation</w:t>
      </w:r>
      <w:r>
        <w:rPr>
          <w:rFonts w:ascii="Trebuchet MS" w:hAnsi="Trebuchet MS"/>
          <w:sz w:val="20"/>
        </w:rPr>
      </w:r>
    </w:p>
    <w:p w14:paraId="29F164D8" w14:textId="477ADC8F">
      <w:pPr>
        <w:pStyle w:val="836"/>
        <w:numPr>
          <w:ilvl w:val="1"/>
          <w:numId w:val="14"/>
        </w:numPr>
        <w:pBdr/>
        <w:spacing w:line="360" w:lineRule="auto"/>
        <w:ind/>
        <w:jc w:val="both"/>
        <w:rPr>
          <w:rFonts w:ascii="Trebuchet MS" w:hAnsi="Trebuchet MS"/>
          <w:sz w:val="20"/>
        </w:rPr>
      </w:pPr>
      <w:r>
        <w:rPr>
          <w:rFonts w:ascii="Trebuchet MS" w:hAnsi="Trebuchet MS"/>
        </w:rPr>
        <w:t xml:space="preserve">La valorisation des collections. </w:t>
      </w:r>
      <w:r>
        <w:rPr>
          <w:rFonts w:ascii="Trebuchet MS" w:hAnsi="Trebuchet MS"/>
          <w:i/>
        </w:rPr>
        <w:t xml:space="preserve"> </w:t>
      </w:r>
      <w:r>
        <w:rPr>
          <w:rFonts w:ascii="Trebuchet MS" w:hAnsi="Trebuchet MS"/>
          <w:sz w:val="20"/>
        </w:rPr>
      </w:r>
    </w:p>
    <w:p w14:paraId="605AFD38" w14:textId="77777777">
      <w:pPr>
        <w:pStyle w:val="817"/>
        <w:numPr>
          <w:ilvl w:val="1"/>
          <w:numId w:val="23"/>
        </w:numPr>
        <w:pBdr/>
        <w:spacing w:line="360" w:lineRule="auto"/>
        <w:ind/>
        <w:rPr/>
      </w:pPr>
      <w:r/>
      <w:bookmarkStart w:id="6" w:name="_Toc235604925"/>
      <w:r/>
      <w:bookmarkStart w:id="7" w:name="_Toc236046756"/>
      <w:r>
        <w:t xml:space="preserve">Les limites de l’étude</w:t>
      </w:r>
      <w:bookmarkEnd w:id="6"/>
      <w:r/>
      <w:bookmarkEnd w:id="7"/>
      <w:r/>
      <w:r/>
    </w:p>
    <w:p w14:paraId="1DB125D6" w14:textId="77777777">
      <w:pPr>
        <w:pStyle w:val="836"/>
        <w:numPr>
          <w:ilvl w:val="0"/>
          <w:numId w:val="5"/>
        </w:numPr>
        <w:pBdr/>
        <w:spacing w:line="360" w:lineRule="auto"/>
        <w:ind/>
        <w:jc w:val="both"/>
        <w:rPr>
          <w:rFonts w:ascii="Trebuchet MS" w:hAnsi="Trebuchet MS"/>
        </w:rPr>
      </w:pPr>
      <w:r>
        <w:rPr>
          <w:rFonts w:ascii="Trebuchet MS" w:hAnsi="Trebuchet MS"/>
        </w:rPr>
        <w:t xml:space="preserve">Je ne traiterai pas les points suivants : les métadonnées, </w:t>
      </w:r>
      <w:r>
        <w:rPr>
          <w:rFonts w:ascii="Trebuchet MS" w:hAnsi="Trebuchet MS"/>
        </w:rPr>
        <w:t xml:space="preserve">l’intégration des </w:t>
      </w:r>
      <w:r>
        <w:rPr>
          <w:rFonts w:ascii="Trebuchet MS" w:hAnsi="Trebuchet MS"/>
        </w:rPr>
        <w:t xml:space="preserve">périodiques, archives, images et thèses </w:t>
      </w:r>
      <w:r>
        <w:rPr>
          <w:rFonts w:ascii="Trebuchet MS" w:hAnsi="Trebuchet MS"/>
        </w:rPr>
        <w:t xml:space="preserve">ni de la </w:t>
      </w:r>
      <w:r>
        <w:rPr>
          <w:rFonts w:ascii="Trebuchet MS" w:hAnsi="Trebuchet MS"/>
        </w:rPr>
        <w:t xml:space="preserve">question de l’IA. </w:t>
      </w:r>
      <w:r>
        <w:rPr>
          <w:rFonts w:ascii="Trebuchet MS" w:hAnsi="Trebuchet MS"/>
        </w:rPr>
      </w:r>
    </w:p>
    <w:p w14:paraId="30054A13" w14:textId="77777777">
      <w:pPr>
        <w:pStyle w:val="836"/>
        <w:numPr>
          <w:ilvl w:val="0"/>
          <w:numId w:val="5"/>
        </w:numPr>
        <w:pBdr/>
        <w:spacing w:line="360" w:lineRule="auto"/>
        <w:ind/>
        <w:jc w:val="both"/>
        <w:rPr/>
      </w:pPr>
      <w:r>
        <w:rPr>
          <w:rFonts w:ascii="Trebuchet MS" w:hAnsi="Trebuchet MS"/>
        </w:rPr>
        <w:t xml:space="preserve">Les raisons pour lesquelles ces points n’ont pas été traités sont de plusieurs ordres :</w:t>
      </w:r>
      <w:r/>
    </w:p>
    <w:p w14:paraId="55F791BE" w14:textId="77777777">
      <w:pPr>
        <w:pStyle w:val="836"/>
        <w:numPr>
          <w:ilvl w:val="1"/>
          <w:numId w:val="5"/>
        </w:numPr>
        <w:pBdr/>
        <w:spacing w:line="360" w:lineRule="auto"/>
        <w:ind/>
        <w:jc w:val="both"/>
        <w:rPr/>
      </w:pPr>
      <w:r>
        <w:rPr>
          <w:rFonts w:ascii="Trebuchet MS" w:hAnsi="Trebuchet MS"/>
        </w:rPr>
        <w:t xml:space="preserve">Le temps limité pour mener à bien cette étude, qui a demandé une priorisation des éléments à étudier. </w:t>
      </w:r>
      <w:r/>
    </w:p>
    <w:p w14:paraId="159F13DF" w14:textId="77777777">
      <w:pPr>
        <w:pStyle w:val="836"/>
        <w:numPr>
          <w:ilvl w:val="1"/>
          <w:numId w:val="5"/>
        </w:numPr>
        <w:pBdr/>
        <w:spacing w:line="360" w:lineRule="auto"/>
        <w:ind/>
        <w:jc w:val="both"/>
        <w:rPr/>
      </w:pPr>
      <w:r>
        <w:rPr>
          <w:rFonts w:ascii="Trebuchet MS" w:hAnsi="Trebuchet MS"/>
        </w:rPr>
        <w:t xml:space="preserve">Certains sujets doivent faire l’objet d’une étude approfondie dans un second temps. C’est par exemple le cas pour le traitement des métadonnées, qui nécessite un travail de concertation entre plusieurs services de la BIU Cujas </w:t>
      </w:r>
      <w:r/>
    </w:p>
    <w:p w14:paraId="12CA106E" w14:textId="77777777">
      <w:pPr>
        <w:pStyle w:val="836"/>
        <w:numPr>
          <w:ilvl w:val="1"/>
          <w:numId w:val="5"/>
        </w:numPr>
        <w:pBdr/>
        <w:spacing w:line="360" w:lineRule="auto"/>
        <w:ind/>
        <w:jc w:val="both"/>
        <w:rPr/>
      </w:pPr>
      <w:r>
        <w:rPr>
          <w:rFonts w:ascii="Trebuchet MS" w:hAnsi="Trebuchet MS"/>
        </w:rPr>
        <w:t xml:space="preserve">Les autres types de documents (archives, périodiques…) n’ont pas été abordés car ils nécessitent une étude approfondie spécifique. </w:t>
      </w:r>
      <w:r>
        <w:rPr>
          <w:rFonts w:ascii="Trebuchet MS" w:hAnsi="Trebuchet MS"/>
          <w:iCs/>
        </w:rPr>
        <w:t xml:space="preserve">L'objectif premier est ici de se focaliser sur </w:t>
      </w:r>
      <w:r>
        <w:rPr>
          <w:rFonts w:ascii="Trebuchet MS" w:hAnsi="Trebuchet MS"/>
          <w:iCs/>
        </w:rPr>
        <w:t xml:space="preserve">la ré informatisation de </w:t>
      </w:r>
      <w:r>
        <w:rPr>
          <w:rFonts w:ascii="Trebuchet MS" w:hAnsi="Trebuchet MS"/>
          <w:iCs/>
        </w:rPr>
        <w:t xml:space="preserve">l'existant de la bibliothèque numérique, qui est constituée de monographies. Bien que les enjeux liés à ces nouveaux formats aient été recueillis et pris en compte au moment des entretiens avec les usagers, ils demandent une réflexion </w:t>
      </w:r>
      <w:r>
        <w:rPr>
          <w:rFonts w:ascii="Trebuchet MS" w:hAnsi="Trebuchet MS"/>
          <w:iCs/>
        </w:rPr>
        <w:t xml:space="preserve">s</w:t>
      </w:r>
      <w:r>
        <w:rPr>
          <w:rFonts w:ascii="Trebuchet MS" w:hAnsi="Trebuchet MS"/>
          <w:iCs/>
        </w:rPr>
        <w:t xml:space="preserve">ur la manière de les intégrer et de les présenter.</w:t>
      </w:r>
      <w:r>
        <w:rPr>
          <w:rFonts w:ascii="Trebuchet MS" w:hAnsi="Trebuchet MS"/>
        </w:rPr>
        <w:t xml:space="preserve"> </w:t>
      </w:r>
      <w:r/>
    </w:p>
    <w:p w14:paraId="6CE50B33" w14:textId="77777777">
      <w:pPr>
        <w:pStyle w:val="836"/>
        <w:numPr>
          <w:ilvl w:val="1"/>
          <w:numId w:val="5"/>
        </w:numPr>
        <w:pBdr/>
        <w:spacing w:line="360" w:lineRule="auto"/>
        <w:ind/>
        <w:jc w:val="both"/>
        <w:rPr/>
      </w:pPr>
      <w:r>
        <w:rPr>
          <w:rFonts w:ascii="Trebuchet MS" w:hAnsi="Trebuchet MS"/>
        </w:rPr>
        <w:t xml:space="preserve">L’intelligence artificielle a été elle aussi écartée. Elle représente une piste d’évolution technologique pertinente à explorer à l’avenir, son intégration n’a pas été jugée prioritaire pour la refonte.</w:t>
      </w:r>
      <w:r/>
    </w:p>
    <w:p w14:paraId="4F6C2D1E" w14:textId="77777777">
      <w:pPr>
        <w:pBdr/>
        <w:spacing w:line="360" w:lineRule="auto"/>
        <w:ind/>
        <w:rPr>
          <w:sz w:val="20"/>
        </w:rPr>
      </w:pPr>
      <w:r>
        <w:rPr>
          <w:sz w:val="20"/>
        </w:rPr>
      </w:r>
      <w:r>
        <w:rPr>
          <w:sz w:val="20"/>
        </w:rPr>
      </w:r>
    </w:p>
    <w:p w14:paraId="2CB66EDD" w14:textId="351BF483">
      <w:pPr>
        <w:pStyle w:val="817"/>
        <w:numPr>
          <w:ilvl w:val="1"/>
          <w:numId w:val="23"/>
        </w:numPr>
        <w:pBdr/>
        <w:spacing w:line="360" w:lineRule="auto"/>
        <w:ind/>
        <w:rPr/>
      </w:pPr>
      <w:r/>
      <w:bookmarkStart w:id="8" w:name="_Toc235604922"/>
      <w:r/>
      <w:bookmarkStart w:id="9" w:name="_Toc236046757"/>
      <w:r>
        <w:t xml:space="preserve">Conception du b</w:t>
      </w:r>
      <w:r>
        <w:t xml:space="preserve">enchmark</w:t>
      </w:r>
      <w:bookmarkEnd w:id="8"/>
      <w:r/>
      <w:bookmarkEnd w:id="9"/>
      <w:r/>
      <w:r/>
    </w:p>
    <w:p w14:paraId="6DC7D732" w14:textId="7F1AE780">
      <w:pPr>
        <w:pStyle w:val="818"/>
        <w:numPr>
          <w:ilvl w:val="2"/>
          <w:numId w:val="23"/>
        </w:numPr>
        <w:pBdr/>
        <w:spacing w:line="360" w:lineRule="auto"/>
        <w:ind/>
        <w:rPr/>
      </w:pPr>
      <w:r/>
      <w:bookmarkStart w:id="10" w:name="_Toc235604923"/>
      <w:r/>
      <w:bookmarkStart w:id="11" w:name="_Toc236046758"/>
      <w:r>
        <w:t xml:space="preserve">Objectif du benchmark</w:t>
      </w:r>
      <w:bookmarkEnd w:id="10"/>
      <w:r/>
      <w:bookmarkEnd w:id="11"/>
      <w:r/>
      <w:r/>
    </w:p>
    <w:p w14:paraId="26977ADF" w14:textId="77777777">
      <w:pPr>
        <w:pStyle w:val="836"/>
        <w:numPr>
          <w:ilvl w:val="0"/>
          <w:numId w:val="5"/>
        </w:numPr>
        <w:pBdr/>
        <w:spacing w:line="360" w:lineRule="auto"/>
        <w:ind/>
        <w:jc w:val="both"/>
        <w:rPr>
          <w:rFonts w:ascii="Trebuchet MS" w:hAnsi="Trebuchet MS"/>
          <w:szCs w:val="20"/>
        </w:rPr>
      </w:pPr>
      <w:r>
        <w:rPr>
          <w:rFonts w:ascii="Trebuchet MS" w:hAnsi="Trebuchet MS"/>
          <w:szCs w:val="20"/>
        </w:rPr>
        <w:t xml:space="preserve">Identifier les bonnes pratiques des bibliothèques numériques</w:t>
      </w:r>
      <w:r>
        <w:rPr>
          <w:rFonts w:ascii="Trebuchet MS" w:hAnsi="Trebuchet MS"/>
          <w:szCs w:val="20"/>
        </w:rPr>
      </w:r>
    </w:p>
    <w:p w14:paraId="1C519175" w14:textId="77777777">
      <w:pPr>
        <w:pStyle w:val="836"/>
        <w:numPr>
          <w:ilvl w:val="0"/>
          <w:numId w:val="5"/>
        </w:numPr>
        <w:pBdr/>
        <w:spacing w:line="360" w:lineRule="auto"/>
        <w:ind/>
        <w:jc w:val="both"/>
        <w:rPr>
          <w:rFonts w:ascii="Trebuchet MS" w:hAnsi="Trebuchet MS"/>
          <w:szCs w:val="20"/>
        </w:rPr>
      </w:pPr>
      <w:r>
        <w:rPr>
          <w:rFonts w:ascii="Trebuchet MS" w:hAnsi="Trebuchet MS"/>
          <w:szCs w:val="20"/>
        </w:rPr>
        <w:t xml:space="preserve">Comparer les fonctionnalités existantes avec ce qui se fait maintenant en bibliothèque numérique</w:t>
      </w:r>
      <w:r>
        <w:rPr>
          <w:rFonts w:ascii="Trebuchet MS" w:hAnsi="Trebuchet MS"/>
          <w:szCs w:val="20"/>
        </w:rPr>
      </w:r>
    </w:p>
    <w:p w14:paraId="0046042F" w14:textId="77777777">
      <w:pPr>
        <w:pStyle w:val="836"/>
        <w:numPr>
          <w:ilvl w:val="0"/>
          <w:numId w:val="5"/>
        </w:numPr>
        <w:pBdr/>
        <w:spacing w:line="360" w:lineRule="auto"/>
        <w:ind/>
        <w:jc w:val="both"/>
        <w:rPr>
          <w:rFonts w:ascii="Trebuchet MS" w:hAnsi="Trebuchet MS"/>
          <w:szCs w:val="20"/>
        </w:rPr>
      </w:pPr>
      <w:r>
        <w:rPr>
          <w:rFonts w:ascii="Trebuchet MS" w:hAnsi="Trebuchet MS"/>
          <w:szCs w:val="20"/>
        </w:rPr>
        <w:t xml:space="preserve">Dégager des pistes d’amélioration pour Codex</w:t>
      </w:r>
      <w:r>
        <w:rPr>
          <w:rFonts w:ascii="Trebuchet MS" w:hAnsi="Trebuchet MS"/>
          <w:szCs w:val="20"/>
        </w:rPr>
      </w:r>
    </w:p>
    <w:p w14:paraId="191B27EA" w14:textId="77777777">
      <w:pPr>
        <w:pStyle w:val="836"/>
        <w:numPr>
          <w:ilvl w:val="0"/>
          <w:numId w:val="5"/>
        </w:numPr>
        <w:pBdr/>
        <w:spacing w:line="360" w:lineRule="auto"/>
        <w:ind/>
        <w:jc w:val="both"/>
        <w:rPr>
          <w:rFonts w:ascii="Trebuchet MS" w:hAnsi="Trebuchet MS"/>
          <w:szCs w:val="20"/>
        </w:rPr>
      </w:pPr>
      <w:r>
        <w:rPr>
          <w:rFonts w:ascii="Trebuchet MS" w:hAnsi="Trebuchet MS"/>
          <w:szCs w:val="20"/>
        </w:rPr>
        <w:t xml:space="preserve">Alimenter les choix fonctionnels du projet</w:t>
      </w:r>
      <w:r>
        <w:rPr>
          <w:rFonts w:ascii="Trebuchet MS" w:hAnsi="Trebuchet MS"/>
          <w:szCs w:val="20"/>
        </w:rPr>
      </w:r>
    </w:p>
    <w:p w14:paraId="41D6EF43" w14:textId="6D008B9C">
      <w:pPr>
        <w:pStyle w:val="818"/>
        <w:numPr>
          <w:ilvl w:val="2"/>
          <w:numId w:val="23"/>
        </w:numPr>
        <w:pBdr/>
        <w:spacing w:line="360" w:lineRule="auto"/>
        <w:ind/>
        <w:rPr/>
      </w:pPr>
      <w:r/>
      <w:bookmarkStart w:id="12" w:name="_Toc235604924"/>
      <w:r/>
      <w:bookmarkStart w:id="13" w:name="_Toc236046759"/>
      <w:r>
        <w:t xml:space="preserve">Co</w:t>
      </w:r>
      <w:bookmarkEnd w:id="12"/>
      <w:r>
        <w:t xml:space="preserve">rpus des bibliothèques numériques examinées</w:t>
      </w:r>
      <w:bookmarkEnd w:id="13"/>
      <w:r>
        <w:t xml:space="preserve"> </w:t>
      </w:r>
      <w:r/>
    </w:p>
    <w:p w14:paraId="6DA5A879" w14:textId="77777777">
      <w:pPr>
        <w:pStyle w:val="836"/>
        <w:numPr>
          <w:ilvl w:val="0"/>
          <w:numId w:val="5"/>
        </w:numPr>
        <w:pBdr/>
        <w:spacing w:line="360" w:lineRule="auto"/>
        <w:ind/>
        <w:jc w:val="both"/>
        <w:rPr/>
      </w:pPr>
      <w:r>
        <w:rPr>
          <w:rFonts w:ascii="Trebuchet MS" w:hAnsi="Trebuchet MS"/>
        </w:rPr>
        <w:t xml:space="preserve">Le corpus de bibliothèques numériques rassemblé pour l’étude :</w:t>
      </w:r>
      <w:r/>
    </w:p>
    <w:p w14:paraId="073D12C9" w14:textId="77777777">
      <w:pPr>
        <w:pStyle w:val="836"/>
        <w:numPr>
          <w:ilvl w:val="1"/>
          <w:numId w:val="5"/>
        </w:numPr>
        <w:pBdr/>
        <w:spacing w:line="360" w:lineRule="auto"/>
        <w:ind/>
        <w:jc w:val="both"/>
        <w:rPr>
          <w:rFonts w:ascii="Trebuchet MS" w:hAnsi="Trebuchet MS"/>
        </w:rPr>
      </w:pPr>
      <w:r>
        <w:rPr>
          <w:rFonts w:ascii="Trebuchet MS" w:hAnsi="Trebuchet MS"/>
        </w:rPr>
        <w:t xml:space="preserve">NuBIS</w:t>
      </w:r>
      <w:r>
        <w:rPr>
          <w:rFonts w:ascii="Trebuchet MS" w:hAnsi="Trebuchet MS"/>
        </w:rPr>
      </w:r>
    </w:p>
    <w:p w14:paraId="4D0660FE" w14:textId="77777777">
      <w:pPr>
        <w:pStyle w:val="836"/>
        <w:numPr>
          <w:ilvl w:val="1"/>
          <w:numId w:val="5"/>
        </w:numPr>
        <w:pBdr/>
        <w:spacing w:line="360" w:lineRule="auto"/>
        <w:ind/>
        <w:jc w:val="both"/>
        <w:rPr>
          <w:rFonts w:ascii="Trebuchet MS" w:hAnsi="Trebuchet MS"/>
        </w:rPr>
      </w:pPr>
      <w:r>
        <w:rPr>
          <w:rFonts w:ascii="Trebuchet MS" w:hAnsi="Trebuchet MS"/>
        </w:rPr>
        <w:t xml:space="preserve">Genovefa</w:t>
      </w:r>
      <w:r>
        <w:rPr>
          <w:rFonts w:ascii="Trebuchet MS" w:hAnsi="Trebuchet MS"/>
        </w:rPr>
      </w:r>
    </w:p>
    <w:p w14:paraId="08C3BE0D" w14:textId="77777777">
      <w:pPr>
        <w:pStyle w:val="836"/>
        <w:numPr>
          <w:ilvl w:val="1"/>
          <w:numId w:val="5"/>
        </w:numPr>
        <w:pBdr/>
        <w:spacing w:line="360" w:lineRule="auto"/>
        <w:ind/>
        <w:jc w:val="both"/>
        <w:rPr>
          <w:rFonts w:ascii="Trebuchet MS" w:hAnsi="Trebuchet MS"/>
        </w:rPr>
      </w:pPr>
      <w:r>
        <w:rPr>
          <w:rFonts w:ascii="Trebuchet MS" w:hAnsi="Trebuchet MS"/>
        </w:rPr>
        <w:t xml:space="preserve">Sciences Po</w:t>
      </w:r>
      <w:r>
        <w:rPr>
          <w:rFonts w:ascii="Trebuchet MS" w:hAnsi="Trebuchet MS"/>
        </w:rPr>
      </w:r>
    </w:p>
    <w:p w14:paraId="585EC107" w14:textId="77777777">
      <w:pPr>
        <w:pStyle w:val="836"/>
        <w:numPr>
          <w:ilvl w:val="1"/>
          <w:numId w:val="5"/>
        </w:numPr>
        <w:pBdr/>
        <w:spacing w:line="360" w:lineRule="auto"/>
        <w:ind/>
        <w:jc w:val="both"/>
        <w:rPr>
          <w:rFonts w:ascii="Trebuchet MS" w:hAnsi="Trebuchet MS"/>
        </w:rPr>
      </w:pPr>
      <w:r>
        <w:rPr>
          <w:rFonts w:ascii="Trebuchet MS" w:hAnsi="Trebuchet MS"/>
        </w:rPr>
        <w:t xml:space="preserve">Gallica</w:t>
      </w:r>
      <w:r>
        <w:rPr>
          <w:rFonts w:ascii="Trebuchet MS" w:hAnsi="Trebuchet MS"/>
        </w:rPr>
      </w:r>
    </w:p>
    <w:p w14:paraId="46200E3F" w14:textId="77777777">
      <w:pPr>
        <w:pStyle w:val="836"/>
        <w:numPr>
          <w:ilvl w:val="1"/>
          <w:numId w:val="5"/>
        </w:numPr>
        <w:pBdr/>
        <w:spacing w:line="360" w:lineRule="auto"/>
        <w:ind/>
        <w:jc w:val="both"/>
        <w:rPr>
          <w:rFonts w:ascii="Trebuchet MS" w:hAnsi="Trebuchet MS"/>
        </w:rPr>
      </w:pPr>
      <w:r>
        <w:rPr>
          <w:rFonts w:ascii="Trebuchet MS" w:hAnsi="Trebuchet MS"/>
        </w:rPr>
        <w:t xml:space="preserve">Lucienne</w:t>
      </w:r>
      <w:r>
        <w:rPr>
          <w:rFonts w:ascii="Trebuchet MS" w:hAnsi="Trebuchet MS"/>
        </w:rPr>
      </w:r>
    </w:p>
    <w:p w14:paraId="56CF6585" w14:textId="77777777">
      <w:pPr>
        <w:pStyle w:val="836"/>
        <w:numPr>
          <w:ilvl w:val="1"/>
          <w:numId w:val="5"/>
        </w:numPr>
        <w:pBdr/>
        <w:spacing w:line="360" w:lineRule="auto"/>
        <w:ind/>
        <w:jc w:val="both"/>
        <w:rPr>
          <w:rFonts w:ascii="Trebuchet MS" w:hAnsi="Trebuchet MS"/>
        </w:rPr>
      </w:pPr>
      <w:r>
        <w:rPr>
          <w:rFonts w:ascii="Trebuchet MS" w:hAnsi="Trebuchet MS"/>
        </w:rPr>
        <w:t xml:space="preserve">Cariatide</w:t>
      </w:r>
      <w:r>
        <w:rPr>
          <w:rFonts w:ascii="Trebuchet MS" w:hAnsi="Trebuchet MS"/>
        </w:rPr>
      </w:r>
    </w:p>
    <w:p w14:paraId="6D7688F6" w14:textId="77777777">
      <w:pPr>
        <w:pStyle w:val="836"/>
        <w:numPr>
          <w:ilvl w:val="1"/>
          <w:numId w:val="5"/>
        </w:numPr>
        <w:pBdr/>
        <w:spacing w:line="360" w:lineRule="auto"/>
        <w:ind/>
        <w:jc w:val="both"/>
        <w:rPr>
          <w:rFonts w:ascii="Trebuchet MS" w:hAnsi="Trebuchet MS"/>
        </w:rPr>
      </w:pPr>
      <w:r>
        <w:rPr>
          <w:rFonts w:ascii="Trebuchet MS" w:hAnsi="Trebuchet MS"/>
        </w:rPr>
        <w:t xml:space="preserve">Institut de France</w:t>
      </w:r>
      <w:r>
        <w:rPr>
          <w:rFonts w:ascii="Trebuchet MS" w:hAnsi="Trebuchet MS"/>
        </w:rPr>
      </w:r>
    </w:p>
    <w:p w14:paraId="777149EA" w14:textId="77777777">
      <w:pPr>
        <w:pStyle w:val="836"/>
        <w:numPr>
          <w:ilvl w:val="1"/>
          <w:numId w:val="5"/>
        </w:numPr>
        <w:pBdr/>
        <w:spacing w:line="360" w:lineRule="auto"/>
        <w:ind/>
        <w:jc w:val="both"/>
        <w:rPr>
          <w:rFonts w:ascii="Trebuchet MS" w:hAnsi="Trebuchet MS"/>
        </w:rPr>
      </w:pPr>
      <w:r>
        <w:rPr>
          <w:rFonts w:ascii="Trebuchet MS" w:hAnsi="Trebuchet MS"/>
        </w:rPr>
        <w:t xml:space="preserve">Polona</w:t>
      </w:r>
      <w:r>
        <w:rPr>
          <w:rFonts w:ascii="Trebuchet MS" w:hAnsi="Trebuchet MS"/>
        </w:rPr>
        <w:t xml:space="preserve"> </w:t>
      </w:r>
      <w:r>
        <w:rPr>
          <w:rFonts w:ascii="Trebuchet MS" w:hAnsi="Trebuchet MS"/>
        </w:rPr>
      </w:r>
    </w:p>
    <w:p w14:paraId="502D7C49" w14:textId="77777777">
      <w:pPr>
        <w:pStyle w:val="836"/>
        <w:numPr>
          <w:ilvl w:val="1"/>
          <w:numId w:val="5"/>
        </w:numPr>
        <w:pBdr/>
        <w:spacing w:line="360" w:lineRule="auto"/>
        <w:ind/>
        <w:jc w:val="both"/>
        <w:rPr>
          <w:rFonts w:ascii="Trebuchet MS" w:hAnsi="Trebuchet MS"/>
        </w:rPr>
      </w:pPr>
      <w:r>
        <w:rPr>
          <w:rFonts w:ascii="Trebuchet MS" w:hAnsi="Trebuchet MS"/>
        </w:rPr>
        <w:t xml:space="preserve">Cambridge Digital Library</w:t>
      </w:r>
      <w:r>
        <w:rPr>
          <w:rFonts w:ascii="Trebuchet MS" w:hAnsi="Trebuchet MS"/>
        </w:rPr>
      </w:r>
    </w:p>
    <w:p w14:paraId="7C05D41B" w14:textId="71FF6BE9">
      <w:pPr>
        <w:pStyle w:val="836"/>
        <w:numPr>
          <w:ilvl w:val="1"/>
          <w:numId w:val="5"/>
        </w:numPr>
        <w:pBdr/>
        <w:spacing w:line="360" w:lineRule="auto"/>
        <w:ind/>
        <w:jc w:val="both"/>
        <w:rPr>
          <w:rFonts w:ascii="Trebuchet MS" w:hAnsi="Trebuchet MS"/>
        </w:rPr>
      </w:pPr>
      <w:r>
        <w:rPr>
          <w:rFonts w:ascii="Trebuchet MS" w:hAnsi="Trebuchet MS"/>
        </w:rPr>
        <w:t xml:space="preserve">Digital </w:t>
      </w:r>
      <w:r>
        <w:rPr>
          <w:rFonts w:ascii="Trebuchet MS" w:hAnsi="Trebuchet MS"/>
        </w:rPr>
        <w:t xml:space="preserve">bodleian</w:t>
      </w:r>
      <w:r>
        <w:rPr>
          <w:rFonts w:ascii="Trebuchet MS" w:hAnsi="Trebuchet MS"/>
        </w:rPr>
      </w:r>
    </w:p>
    <w:p w14:paraId="153D0EA3" w14:textId="77777777">
      <w:pPr>
        <w:pStyle w:val="836"/>
        <w:numPr>
          <w:ilvl w:val="0"/>
          <w:numId w:val="5"/>
        </w:numPr>
        <w:pBdr/>
        <w:spacing w:line="360" w:lineRule="auto"/>
        <w:ind/>
        <w:jc w:val="both"/>
        <w:rPr>
          <w:rFonts w:ascii="Trebuchet MS" w:hAnsi="Trebuchet MS"/>
        </w:rPr>
      </w:pPr>
      <w:r>
        <w:rPr>
          <w:rFonts w:ascii="Trebuchet MS" w:hAnsi="Trebuchet MS"/>
        </w:rPr>
        <w:t xml:space="preserve">Les raisons pour laquelle je choisis ces bibliothèques sont celles-ci : </w:t>
      </w:r>
      <w:r>
        <w:rPr>
          <w:rFonts w:ascii="Trebuchet MS" w:hAnsi="Trebuchet MS"/>
        </w:rPr>
      </w:r>
    </w:p>
    <w:p w14:paraId="62674812" w14:textId="77777777">
      <w:pPr>
        <w:pStyle w:val="836"/>
        <w:numPr>
          <w:ilvl w:val="1"/>
          <w:numId w:val="5"/>
        </w:numPr>
        <w:pBdr/>
        <w:spacing w:line="360" w:lineRule="auto"/>
        <w:ind/>
        <w:jc w:val="both"/>
        <w:rPr>
          <w:rFonts w:ascii="Trebuchet MS" w:hAnsi="Trebuchet MS"/>
        </w:rPr>
      </w:pPr>
      <w:r>
        <w:rPr>
          <w:rFonts w:ascii="Trebuchet MS" w:hAnsi="Trebuchet MS"/>
          <w:u w:val="single"/>
        </w:rPr>
        <w:t xml:space="preserve">NuBIS</w:t>
      </w:r>
      <w:r>
        <w:rPr>
          <w:rFonts w:ascii="Trebuchet MS" w:hAnsi="Trebuchet MS"/>
          <w:u w:val="single"/>
        </w:rPr>
        <w:t xml:space="preserve"> </w:t>
      </w:r>
      <w:r>
        <w:rPr>
          <w:rFonts w:ascii="Trebuchet MS" w:hAnsi="Trebuchet MS"/>
        </w:rPr>
        <w:t xml:space="preserve">: B</w:t>
      </w:r>
      <w:r>
        <w:rPr>
          <w:rFonts w:ascii="Trebuchet MS" w:hAnsi="Trebuchet MS"/>
        </w:rPr>
        <w:t xml:space="preserve">ibliothèque numérique </w:t>
      </w:r>
      <w:r>
        <w:rPr>
          <w:rFonts w:ascii="Trebuchet MS" w:hAnsi="Trebuchet MS"/>
        </w:rPr>
        <w:t xml:space="preserve">de la Bibliothèque Interuniversitaire de la Sorbonne (BIS, Université Paris I Panthéon Sorbonne) ayant fait l’objet d’une refonte très récente</w:t>
      </w:r>
      <w:r>
        <w:rPr>
          <w:rFonts w:ascii="Trebuchet MS" w:hAnsi="Trebuchet MS"/>
        </w:rPr>
        <w:t xml:space="preserve">. Les fonctionnalités pertinentes proposées par la BIS sont l'</w:t>
      </w:r>
      <w:r>
        <w:rPr>
          <w:rFonts w:ascii="Trebuchet MS" w:hAnsi="Trebuchet MS"/>
        </w:rPr>
        <w:t xml:space="preserve">éditorialisation</w:t>
      </w:r>
      <w:r>
        <w:rPr>
          <w:rFonts w:ascii="Trebuchet MS" w:hAnsi="Trebuchet MS"/>
        </w:rPr>
        <w:t xml:space="preserve"> </w:t>
      </w:r>
      <w:r>
        <w:rPr>
          <w:rFonts w:ascii="Trebuchet MS" w:hAnsi="Trebuchet MS"/>
        </w:rPr>
        <w:t xml:space="preserve">sous </w:t>
      </w:r>
      <w:r>
        <w:rPr>
          <w:rFonts w:ascii="Trebuchet MS" w:hAnsi="Trebuchet MS"/>
        </w:rPr>
        <w:t xml:space="preserve">différentes formes (billet de blog, expositions virtuelles, collections), la barre de recherche, la page à propos,</w:t>
      </w:r>
      <w:r>
        <w:rPr>
          <w:rFonts w:ascii="Trebuchet MS" w:hAnsi="Trebuchet MS"/>
        </w:rPr>
        <w:t xml:space="preserve"> la page présentant et donnant accès à chaque document, et la page d’aide.</w:t>
      </w:r>
      <w:r>
        <w:rPr>
          <w:rFonts w:ascii="Trebuchet MS" w:hAnsi="Trebuchet MS"/>
        </w:rPr>
      </w:r>
    </w:p>
    <w:p w14:paraId="2F44D7F8" w14:textId="77777777">
      <w:pPr>
        <w:pStyle w:val="836"/>
        <w:numPr>
          <w:ilvl w:val="1"/>
          <w:numId w:val="5"/>
        </w:numPr>
        <w:pBdr/>
        <w:spacing w:line="360" w:lineRule="auto"/>
        <w:ind/>
        <w:jc w:val="both"/>
        <w:rPr>
          <w:rFonts w:ascii="Trebuchet MS" w:hAnsi="Trebuchet MS"/>
        </w:rPr>
      </w:pPr>
      <w:r>
        <w:rPr>
          <w:rFonts w:ascii="Trebuchet MS" w:hAnsi="Trebuchet MS"/>
          <w:u w:val="single"/>
        </w:rPr>
        <w:t xml:space="preserve"> </w:t>
      </w:r>
      <w:r>
        <w:rPr>
          <w:rFonts w:ascii="Trebuchet MS" w:hAnsi="Trebuchet MS"/>
          <w:u w:val="single"/>
        </w:rPr>
        <w:t xml:space="preserve">Genovefa</w:t>
      </w:r>
      <w:r>
        <w:rPr>
          <w:rFonts w:ascii="Trebuchet MS" w:hAnsi="Trebuchet MS"/>
        </w:rPr>
        <w:t xml:space="preserve"> : </w:t>
      </w:r>
      <w:r>
        <w:rPr>
          <w:rFonts w:ascii="Trebuchet MS" w:hAnsi="Trebuchet MS"/>
        </w:rPr>
        <w:t xml:space="preserve">La bibliothèque numérique de la </w:t>
      </w:r>
      <w:r>
        <w:rPr>
          <w:rFonts w:ascii="Trebuchet MS" w:hAnsi="Trebuchet MS"/>
        </w:rPr>
        <w:t xml:space="preserve">Bibliothèque Sainte Geneviève (</w:t>
      </w:r>
      <w:r>
        <w:rPr>
          <w:rFonts w:ascii="Trebuchet MS" w:hAnsi="Trebuchet MS"/>
        </w:rPr>
        <w:t xml:space="preserve">BSG</w:t>
      </w:r>
      <w:r>
        <w:rPr>
          <w:rFonts w:ascii="Trebuchet MS" w:hAnsi="Trebuchet MS"/>
        </w:rPr>
        <w:t xml:space="preserve">, Université Sorbonne Nouvelle)</w:t>
      </w:r>
      <w:r>
        <w:rPr>
          <w:rFonts w:ascii="Trebuchet MS" w:hAnsi="Trebuchet MS"/>
        </w:rPr>
        <w:t xml:space="preserve"> </w:t>
      </w:r>
      <w:r>
        <w:rPr>
          <w:rFonts w:ascii="Trebuchet MS" w:hAnsi="Trebuchet MS"/>
        </w:rPr>
        <w:t xml:space="preserve">propose des </w:t>
      </w:r>
      <w:r>
        <w:rPr>
          <w:rFonts w:ascii="Trebuchet MS" w:hAnsi="Trebuchet MS"/>
        </w:rPr>
        <w:t xml:space="preserve">fonctionnalités de rebonds entre les documents</w:t>
      </w:r>
      <w:r>
        <w:rPr>
          <w:rFonts w:ascii="Trebuchet MS" w:hAnsi="Trebuchet MS"/>
        </w:rPr>
        <w:t xml:space="preserve"> et vers des</w:t>
      </w:r>
      <w:r>
        <w:rPr>
          <w:rFonts w:ascii="Trebuchet MS" w:hAnsi="Trebuchet MS"/>
        </w:rPr>
        <w:t xml:space="preserve"> sites externes de</w:t>
      </w:r>
      <w:r>
        <w:rPr>
          <w:rFonts w:ascii="Trebuchet MS" w:hAnsi="Trebuchet MS"/>
        </w:rPr>
        <w:t xml:space="preserve"> </w:t>
      </w:r>
      <w:r>
        <w:rPr>
          <w:rFonts w:ascii="Trebuchet MS" w:hAnsi="Trebuchet MS"/>
        </w:rPr>
        <w:t xml:space="preserve">la bibliothèque numérique, la visionneuse Mirador ainsi que l'</w:t>
      </w:r>
      <w:r>
        <w:rPr>
          <w:rFonts w:ascii="Trebuchet MS" w:hAnsi="Trebuchet MS"/>
        </w:rPr>
        <w:t xml:space="preserve">éditorialisation</w:t>
      </w:r>
      <w:r>
        <w:rPr>
          <w:rFonts w:ascii="Trebuchet MS" w:hAnsi="Trebuchet MS"/>
        </w:rPr>
        <w:t xml:space="preserve"> de leurs collections.</w:t>
      </w:r>
      <w:r>
        <w:rPr>
          <w:rFonts w:ascii="Trebuchet MS" w:hAnsi="Trebuchet MS"/>
        </w:rPr>
      </w:r>
    </w:p>
    <w:p w14:paraId="7F1E217A" w14:textId="77777777">
      <w:pPr>
        <w:pStyle w:val="836"/>
        <w:numPr>
          <w:ilvl w:val="1"/>
          <w:numId w:val="5"/>
        </w:numPr>
        <w:pBdr/>
        <w:spacing w:line="360" w:lineRule="auto"/>
        <w:ind/>
        <w:jc w:val="both"/>
        <w:rPr>
          <w:rFonts w:ascii="Trebuchet MS" w:hAnsi="Trebuchet MS"/>
        </w:rPr>
      </w:pPr>
      <w:r>
        <w:rPr>
          <w:rFonts w:ascii="Trebuchet MS" w:hAnsi="Trebuchet MS"/>
          <w:u w:val="single"/>
        </w:rPr>
        <w:t xml:space="preserve">Sciences Po</w:t>
      </w:r>
      <w:r>
        <w:rPr>
          <w:rFonts w:ascii="Trebuchet MS" w:hAnsi="Trebuchet MS"/>
        </w:rPr>
        <w:t xml:space="preserve"> : </w:t>
      </w:r>
      <w:r>
        <w:rPr>
          <w:rFonts w:ascii="Trebuchet MS" w:hAnsi="Trebuchet MS"/>
        </w:rPr>
        <w:t xml:space="preserve">La </w:t>
      </w:r>
      <w:r>
        <w:rPr>
          <w:rFonts w:ascii="Trebuchet MS" w:hAnsi="Trebuchet MS"/>
        </w:rPr>
        <w:t xml:space="preserve">bibliothèque nu</w:t>
      </w:r>
      <w:r>
        <w:rPr>
          <w:rFonts w:ascii="Trebuchet MS" w:hAnsi="Trebuchet MS"/>
        </w:rPr>
        <w:t xml:space="preserve">mérique </w:t>
      </w:r>
      <w:r>
        <w:rPr>
          <w:rFonts w:ascii="Trebuchet MS" w:hAnsi="Trebuchet MS"/>
        </w:rPr>
        <w:t xml:space="preserve">de l</w:t>
      </w:r>
      <w:r>
        <w:rPr>
          <w:rFonts w:ascii="Trebuchet MS" w:hAnsi="Trebuchet MS"/>
        </w:rPr>
        <w:t xml:space="preserve">’Institut d’Études Politiques de Paris</w:t>
      </w:r>
      <w:r>
        <w:rPr>
          <w:rFonts w:ascii="Trebuchet MS" w:hAnsi="Trebuchet MS"/>
        </w:rPr>
        <w:t xml:space="preserve"> </w:t>
      </w:r>
      <w:r>
        <w:rPr>
          <w:rFonts w:ascii="Trebuchet MS" w:hAnsi="Trebuchet MS"/>
        </w:rPr>
        <w:t xml:space="preserve">présente du contenu en droit</w:t>
      </w:r>
      <w:r>
        <w:rPr>
          <w:rFonts w:ascii="Trebuchet MS" w:hAnsi="Trebuchet MS"/>
        </w:rPr>
        <w:t xml:space="preserve"> </w:t>
      </w:r>
      <w:r>
        <w:rPr>
          <w:rFonts w:ascii="Trebuchet MS" w:hAnsi="Trebuchet MS"/>
        </w:rPr>
        <w:t xml:space="preserve">Les fonctionnalités intéressantes sont la possibilité de créer un compte personnel avec deux types de visiteurs différenciés afin de proposer une consultation de </w:t>
      </w:r>
      <w:r>
        <w:rPr>
          <w:rFonts w:ascii="Trebuchet MS" w:hAnsi="Trebuchet MS"/>
        </w:rPr>
        <w:t xml:space="preserve">documents sous droit, la page</w:t>
      </w:r>
      <w:r>
        <w:rPr>
          <w:rFonts w:ascii="Trebuchet MS" w:hAnsi="Trebuchet MS"/>
        </w:rPr>
        <w:t xml:space="preserve"> «à</w:t>
      </w:r>
      <w:r>
        <w:rPr>
          <w:rFonts w:ascii="Trebuchet MS" w:hAnsi="Trebuchet MS"/>
        </w:rPr>
        <w:t xml:space="preserve"> propos » ainsi que les pages d’actualités. </w:t>
      </w:r>
      <w:r>
        <w:rPr>
          <w:rFonts w:ascii="Trebuchet MS" w:hAnsi="Trebuchet MS"/>
        </w:rPr>
      </w:r>
    </w:p>
    <w:p w14:paraId="41F74419" w14:textId="77777777">
      <w:pPr>
        <w:pStyle w:val="836"/>
        <w:numPr>
          <w:ilvl w:val="1"/>
          <w:numId w:val="5"/>
        </w:numPr>
        <w:pBdr/>
        <w:spacing w:line="360" w:lineRule="auto"/>
        <w:ind/>
        <w:jc w:val="both"/>
        <w:rPr>
          <w:rFonts w:ascii="Trebuchet MS" w:hAnsi="Trebuchet MS"/>
        </w:rPr>
      </w:pPr>
      <w:r>
        <w:rPr>
          <w:rFonts w:ascii="Trebuchet MS" w:hAnsi="Trebuchet MS"/>
          <w:u w:val="single"/>
        </w:rPr>
        <w:t xml:space="preserve">Gallica</w:t>
      </w:r>
      <w:r>
        <w:rPr>
          <w:rFonts w:ascii="Trebuchet MS" w:hAnsi="Trebuchet MS"/>
        </w:rPr>
        <w:t xml:space="preserve"> : </w:t>
      </w:r>
      <w:r>
        <w:rPr>
          <w:rFonts w:ascii="Trebuchet MS" w:hAnsi="Trebuchet MS"/>
        </w:rPr>
        <w:t xml:space="preserve">La bibliothèque numérique de la Bibliothèque nationale de France (</w:t>
      </w:r>
      <w:r>
        <w:rPr>
          <w:rFonts w:ascii="Trebuchet MS" w:hAnsi="Trebuchet MS"/>
        </w:rPr>
        <w:t xml:space="preserve">BnF</w:t>
      </w:r>
      <w:r>
        <w:rPr>
          <w:rFonts w:ascii="Trebuchet MS" w:hAnsi="Trebuchet MS"/>
        </w:rPr>
        <w:t xml:space="preserve">), est un outil de référence au niveau national. </w:t>
      </w:r>
      <w:r>
        <w:rPr>
          <w:rFonts w:ascii="Trebuchet MS" w:hAnsi="Trebuchet MS"/>
        </w:rPr>
        <w:t xml:space="preserve">Gallica</w:t>
      </w:r>
      <w:r>
        <w:rPr>
          <w:rFonts w:ascii="Trebuchet MS" w:hAnsi="Trebuchet MS"/>
        </w:rPr>
        <w:t xml:space="preserve"> </w:t>
      </w:r>
      <w:r>
        <w:rPr>
          <w:rFonts w:ascii="Trebuchet MS" w:hAnsi="Trebuchet MS"/>
        </w:rPr>
        <w:t xml:space="preserve">propose des collections juridiques </w:t>
      </w:r>
      <w:r>
        <w:rPr>
          <w:rFonts w:ascii="Trebuchet MS" w:hAnsi="Trebuchet MS"/>
        </w:rPr>
        <w:t xml:space="preserve">dans son onglet « Droit » anc</w:t>
      </w:r>
      <w:r>
        <w:rPr>
          <w:rFonts w:ascii="Trebuchet MS" w:hAnsi="Trebuchet MS"/>
        </w:rPr>
        <w:t xml:space="preserve">iennement connu sous le nom « les essentiels du droit ». Elle propose aussi des fonctionnalités qui nous intéressent notamment le compte personnel, la possibilité du téléchargement à la carte, la surbrillance des mots recherchés dans la liste de résultats.</w:t>
      </w:r>
      <w:r>
        <w:rPr>
          <w:rFonts w:ascii="Trebuchet MS" w:hAnsi="Trebuchet MS"/>
        </w:rPr>
      </w:r>
    </w:p>
    <w:p w14:paraId="45FC59CF" w14:textId="77777777">
      <w:pPr>
        <w:pStyle w:val="836"/>
        <w:numPr>
          <w:ilvl w:val="1"/>
          <w:numId w:val="5"/>
        </w:numPr>
        <w:pBdr/>
        <w:spacing w:line="360" w:lineRule="auto"/>
        <w:ind/>
        <w:jc w:val="both"/>
        <w:rPr>
          <w:rFonts w:ascii="Trebuchet MS" w:hAnsi="Trebuchet MS"/>
        </w:rPr>
      </w:pPr>
      <w:r>
        <w:rPr>
          <w:rFonts w:ascii="Trebuchet MS" w:hAnsi="Trebuchet MS"/>
          <w:u w:val="single"/>
        </w:rPr>
        <w:t xml:space="preserve">Lucienne</w:t>
      </w:r>
      <w:r>
        <w:rPr>
          <w:rFonts w:ascii="Trebuchet MS" w:hAnsi="Trebuchet MS"/>
        </w:rPr>
        <w:t xml:space="preserve"> : </w:t>
      </w:r>
      <w:r>
        <w:rPr>
          <w:rFonts w:ascii="Trebuchet MS" w:hAnsi="Trebuchet MS"/>
        </w:rPr>
        <w:t xml:space="preserve">La bibliothèque numérique de l'</w:t>
      </w:r>
      <w:r>
        <w:rPr>
          <w:rFonts w:ascii="Trebuchet MS" w:hAnsi="Trebuchet MS"/>
        </w:rPr>
        <w:t xml:space="preserve">Ecole normale supérieure (</w:t>
      </w:r>
      <w:r>
        <w:rPr>
          <w:rFonts w:ascii="Trebuchet MS" w:hAnsi="Trebuchet MS"/>
        </w:rPr>
        <w:t xml:space="preserve">ENS</w:t>
      </w:r>
      <w:r>
        <w:rPr>
          <w:rFonts w:ascii="Trebuchet MS" w:hAnsi="Trebuchet MS"/>
        </w:rPr>
        <w:t xml:space="preserve">)</w:t>
      </w:r>
      <w:r>
        <w:rPr>
          <w:rFonts w:ascii="Trebuchet MS" w:hAnsi="Trebuchet MS"/>
        </w:rPr>
        <w:t xml:space="preserve"> propose la possibilité de créer un compte personnel, une </w:t>
      </w:r>
      <w:r>
        <w:rPr>
          <w:rFonts w:ascii="Trebuchet MS" w:hAnsi="Trebuchet MS"/>
        </w:rPr>
        <w:t xml:space="preserve">éditorialisation</w:t>
      </w:r>
      <w:r>
        <w:rPr>
          <w:rFonts w:ascii="Trebuchet MS" w:hAnsi="Trebuchet MS"/>
        </w:rPr>
        <w:t xml:space="preserve"> des collections (expositions virtuelles, parcours </w:t>
      </w:r>
      <w:r>
        <w:rPr>
          <w:rFonts w:ascii="Trebuchet MS" w:hAnsi="Trebuchet MS"/>
        </w:rPr>
        <w:t xml:space="preserve">normalien.ne.s</w:t>
      </w:r>
      <w:r>
        <w:rPr>
          <w:rFonts w:ascii="Trebuchet MS" w:hAnsi="Trebuchet MS"/>
        </w:rPr>
        <w:t xml:space="preserve">), ainsi que des pages d'index (notices biographiques, personnes identifiées).</w:t>
      </w:r>
      <w:r>
        <w:rPr>
          <w:rFonts w:ascii="Trebuchet MS" w:hAnsi="Trebuchet MS"/>
        </w:rPr>
      </w:r>
    </w:p>
    <w:p w14:paraId="7D0E3529" w14:textId="77777777">
      <w:pPr>
        <w:pStyle w:val="836"/>
        <w:numPr>
          <w:ilvl w:val="1"/>
          <w:numId w:val="5"/>
        </w:numPr>
        <w:pBdr/>
        <w:spacing w:line="360" w:lineRule="auto"/>
        <w:ind/>
        <w:jc w:val="both"/>
        <w:rPr>
          <w:rFonts w:ascii="Trebuchet MS" w:hAnsi="Trebuchet MS"/>
        </w:rPr>
      </w:pPr>
      <w:r>
        <w:rPr>
          <w:rFonts w:ascii="Trebuchet MS" w:hAnsi="Trebuchet MS"/>
          <w:u w:val="single"/>
        </w:rPr>
        <w:t xml:space="preserve">Cariatide</w:t>
      </w:r>
      <w:r>
        <w:rPr>
          <w:rFonts w:ascii="Trebuchet MS" w:hAnsi="Trebuchet MS"/>
        </w:rPr>
        <w:t xml:space="preserve"> : </w:t>
      </w:r>
      <w:r>
        <w:rPr>
          <w:rFonts w:ascii="Trebuchet MS" w:hAnsi="Trebuchet MS"/>
        </w:rPr>
        <w:t xml:space="preserve">La bibliothèque de l</w:t>
      </w:r>
      <w:r>
        <w:rPr>
          <w:rFonts w:ascii="Trebuchet MS" w:hAnsi="Trebuchet MS"/>
        </w:rPr>
        <w:t xml:space="preserve">’</w:t>
      </w:r>
      <w:r>
        <w:rPr>
          <w:rFonts w:ascii="Trebuchet MS" w:hAnsi="Trebuchet MS"/>
        </w:rPr>
        <w:t xml:space="preserve">Institut national d'histoire de l'art</w:t>
      </w:r>
      <w:r>
        <w:rPr>
          <w:rFonts w:ascii="Trebuchet MS" w:hAnsi="Trebuchet MS"/>
        </w:rPr>
        <w:t xml:space="preserve"> (</w:t>
      </w:r>
      <w:r>
        <w:rPr>
          <w:rFonts w:ascii="Trebuchet MS" w:hAnsi="Trebuchet MS"/>
        </w:rPr>
        <w:t xml:space="preserve">INHA</w:t>
      </w:r>
      <w:r>
        <w:rPr>
          <w:rFonts w:ascii="Trebuchet MS" w:hAnsi="Trebuchet MS"/>
        </w:rPr>
        <w:t xml:space="preserve">)</w:t>
      </w:r>
      <w:r>
        <w:rPr>
          <w:rFonts w:ascii="Trebuchet MS" w:hAnsi="Trebuchet MS"/>
        </w:rPr>
        <w:t xml:space="preserve"> </w:t>
      </w:r>
      <w:r>
        <w:rPr>
          <w:rFonts w:ascii="Trebuchet MS" w:hAnsi="Trebuchet MS"/>
        </w:rPr>
        <w:t xml:space="preserve">est </w:t>
      </w:r>
      <w:r>
        <w:rPr>
          <w:rFonts w:ascii="Trebuchet MS" w:hAnsi="Trebuchet MS"/>
        </w:rPr>
        <w:t xml:space="preserve">pertinente </w:t>
      </w:r>
      <w:r>
        <w:rPr>
          <w:rFonts w:ascii="Trebuchet MS" w:hAnsi="Trebuchet MS"/>
        </w:rPr>
        <w:t xml:space="preserve">pour sa manière d’organiser les </w:t>
      </w:r>
      <w:r>
        <w:rPr>
          <w:rFonts w:ascii="Trebuchet MS" w:hAnsi="Trebuchet MS"/>
        </w:rPr>
        <w:t xml:space="preserve">collections. Elle propose elle aussi un compte personnel, </w:t>
      </w:r>
      <w:r>
        <w:rPr>
          <w:rFonts w:ascii="Trebuchet MS" w:hAnsi="Trebuchet MS"/>
        </w:rPr>
        <w:t xml:space="preserve">des </w:t>
      </w:r>
      <w:r>
        <w:rPr>
          <w:rFonts w:ascii="Trebuchet MS" w:hAnsi="Trebuchet MS"/>
        </w:rPr>
        <w:t xml:space="preserve">pages </w:t>
      </w:r>
      <w:r>
        <w:rPr>
          <w:rFonts w:ascii="Trebuchet MS" w:hAnsi="Trebuchet MS"/>
        </w:rPr>
        <w:t xml:space="preserve">dédiées à l’</w:t>
      </w:r>
      <w:r>
        <w:rPr>
          <w:rFonts w:ascii="Trebuchet MS" w:hAnsi="Trebuchet MS"/>
        </w:rPr>
        <w:t xml:space="preserve">accessiblité</w:t>
      </w:r>
      <w:r>
        <w:rPr>
          <w:rFonts w:ascii="Trebuchet MS" w:hAnsi="Trebuchet MS"/>
        </w:rPr>
        <w:t xml:space="preserve"> du site, </w:t>
      </w:r>
      <w:commentRangeStart w:id="1"/>
      <w:commentRangeStart w:id="2"/>
      <w:r>
        <w:rPr>
          <w:rFonts w:ascii="Trebuchet MS" w:hAnsi="Trebuchet MS"/>
        </w:rPr>
        <w:t xml:space="preserve">la richesse </w:t>
      </w:r>
      <w:r>
        <w:rPr>
          <w:rFonts w:ascii="Trebuchet MS" w:hAnsi="Trebuchet MS"/>
        </w:rPr>
        <w:t xml:space="preserve">et la diversité des collections mises en liens comprenant des arborescences différentes (archives, dessins, estampes, imprimés...). L'</w:t>
      </w:r>
      <w:r>
        <w:rPr>
          <w:rFonts w:ascii="Trebuchet MS" w:hAnsi="Trebuchet MS"/>
        </w:rPr>
        <w:t xml:space="preserve">éditorialisation</w:t>
      </w:r>
      <w:r>
        <w:rPr>
          <w:rFonts w:ascii="Trebuchet MS" w:hAnsi="Trebuchet MS"/>
        </w:rPr>
        <w:t xml:space="preserve"> des collections est </w:t>
      </w:r>
      <w:r>
        <w:rPr>
          <w:rFonts w:ascii="Trebuchet MS" w:hAnsi="Trebuchet MS"/>
        </w:rPr>
        <w:t xml:space="preserve">bien conçue. </w:t>
      </w:r>
      <w:commentRangeEnd w:id="1"/>
      <w:commentRangeEnd w:id="2"/>
      <w:r>
        <w:commentReference w:id="1"/>
        <w:commentReference w:id="2"/>
      </w:r>
      <w:r>
        <w:rPr>
          <w:rStyle w:val="841"/>
          <w:rFonts w:ascii="Trebuchet MS" w:hAnsi="Trebuchet MS"/>
        </w:rPr>
      </w:r>
      <w:r>
        <w:rPr>
          <w:rFonts w:ascii="Trebuchet MS" w:hAnsi="Trebuchet MS"/>
        </w:rPr>
      </w:r>
    </w:p>
    <w:p w14:paraId="251A535E" w14:textId="77777777">
      <w:pPr>
        <w:pStyle w:val="836"/>
        <w:numPr>
          <w:ilvl w:val="1"/>
          <w:numId w:val="5"/>
        </w:numPr>
        <w:pBdr/>
        <w:spacing w:line="360" w:lineRule="auto"/>
        <w:ind/>
        <w:jc w:val="both"/>
        <w:rPr>
          <w:rFonts w:ascii="Trebuchet MS" w:hAnsi="Trebuchet MS"/>
        </w:rPr>
      </w:pPr>
      <w:r>
        <w:rPr>
          <w:rFonts w:ascii="Trebuchet MS" w:hAnsi="Trebuchet MS"/>
          <w:u w:val="single"/>
        </w:rPr>
        <w:t xml:space="preserve">Institut de France</w:t>
      </w:r>
      <w:r>
        <w:rPr>
          <w:rFonts w:ascii="Trebuchet MS" w:hAnsi="Trebuchet MS"/>
        </w:rPr>
        <w:t xml:space="preserve"> : </w:t>
      </w:r>
      <w:r>
        <w:rPr>
          <w:rFonts w:ascii="Trebuchet MS" w:hAnsi="Trebuchet MS"/>
        </w:rPr>
        <w:t xml:space="preserve">La bibliothèque </w:t>
      </w:r>
      <w:r>
        <w:rPr>
          <w:rFonts w:ascii="Trebuchet MS" w:hAnsi="Trebuchet MS"/>
        </w:rPr>
        <w:t xml:space="preserve">numérique </w:t>
      </w:r>
      <w:r>
        <w:rPr>
          <w:rFonts w:ascii="Trebuchet MS" w:hAnsi="Trebuchet MS"/>
        </w:rPr>
        <w:t xml:space="preserve">de l'Institut de France </w:t>
      </w:r>
      <w:r>
        <w:rPr>
          <w:rFonts w:ascii="Trebuchet MS" w:hAnsi="Trebuchet MS"/>
        </w:rPr>
        <w:t xml:space="preserve">regroupe les données </w:t>
      </w:r>
      <w:r>
        <w:rPr>
          <w:rFonts w:ascii="Trebuchet MS" w:hAnsi="Trebuchet MS"/>
        </w:rPr>
        <w:t xml:space="preserve">de plusieurs bibliothèques et </w:t>
      </w:r>
      <w:r>
        <w:rPr>
          <w:rFonts w:ascii="Trebuchet MS" w:hAnsi="Trebuchet MS"/>
        </w:rPr>
        <w:t xml:space="preserve">musées.</w:t>
      </w:r>
      <w:r>
        <w:rPr>
          <w:rFonts w:ascii="Trebuchet MS" w:hAnsi="Trebuchet MS"/>
        </w:rPr>
        <w:t xml:space="preserve">Les</w:t>
      </w:r>
      <w:r>
        <w:rPr>
          <w:rFonts w:ascii="Trebuchet MS" w:hAnsi="Trebuchet MS"/>
        </w:rPr>
        <w:t xml:space="preserve"> collections, riches, diverses et en provenance de plusieurs institutions, sont intéressantes pour leur organisation et leur mise en valeur. </w:t>
      </w:r>
      <w:r>
        <w:rPr>
          <w:rFonts w:ascii="Trebuchet MS" w:hAnsi="Trebuchet MS"/>
        </w:rPr>
      </w:r>
    </w:p>
    <w:p w14:paraId="7DFCFF28" w14:textId="77777777">
      <w:pPr>
        <w:pStyle w:val="836"/>
        <w:numPr>
          <w:ilvl w:val="1"/>
          <w:numId w:val="5"/>
        </w:numPr>
        <w:pBdr/>
        <w:spacing w:line="360" w:lineRule="auto"/>
        <w:ind/>
        <w:jc w:val="both"/>
        <w:rPr>
          <w:rFonts w:ascii="Trebuchet MS" w:hAnsi="Trebuchet MS"/>
        </w:rPr>
      </w:pPr>
      <w:r/>
      <w:commentRangeStart w:id="3"/>
      <w:r>
        <w:rPr>
          <w:rFonts w:ascii="Trebuchet MS" w:hAnsi="Trebuchet MS"/>
          <w:u w:val="single"/>
        </w:rPr>
        <w:t xml:space="preserve">Polona</w:t>
      </w:r>
      <w:commentRangeEnd w:id="3"/>
      <w:r>
        <w:commentReference w:id="3"/>
      </w:r>
      <w:r>
        <w:rPr>
          <w:rFonts w:ascii="Trebuchet MS" w:hAnsi="Trebuchet MS"/>
          <w:u w:val="single"/>
        </w:rPr>
        <w:t xml:space="preserve"> </w:t>
      </w:r>
      <w:r>
        <w:rPr>
          <w:rFonts w:ascii="Trebuchet MS" w:hAnsi="Trebuchet MS"/>
        </w:rPr>
        <w:t xml:space="preserve">: </w:t>
      </w:r>
      <w:r>
        <w:rPr>
          <w:rFonts w:ascii="Trebuchet MS" w:hAnsi="Trebuchet MS"/>
        </w:rPr>
      </w:r>
    </w:p>
    <w:p w14:paraId="6DD5A2B5" w14:textId="50BA7318">
      <w:pPr>
        <w:pStyle w:val="836"/>
        <w:numPr>
          <w:ilvl w:val="1"/>
          <w:numId w:val="5"/>
        </w:numPr>
        <w:pBdr/>
        <w:spacing w:line="360" w:lineRule="auto"/>
        <w:ind/>
        <w:jc w:val="both"/>
        <w:rPr>
          <w:rFonts w:ascii="Trebuchet MS" w:hAnsi="Trebuchet MS"/>
        </w:rPr>
      </w:pPr>
      <w:r>
        <w:rPr>
          <w:rFonts w:ascii="Trebuchet MS" w:hAnsi="Trebuchet MS"/>
          <w:u w:val="single"/>
        </w:rPr>
        <w:t xml:space="preserve">Cambridge Digital Library</w:t>
      </w:r>
      <w:r>
        <w:rPr>
          <w:rFonts w:ascii="Trebuchet MS" w:hAnsi="Trebuchet MS"/>
        </w:rPr>
        <w:t xml:space="preserve"> : La bibliothèque numérique de l’université de Cambridge a été </w:t>
      </w:r>
      <w:r>
        <w:rPr>
          <w:rFonts w:ascii="Trebuchet MS" w:hAnsi="Trebuchet MS"/>
        </w:rPr>
        <w:t xml:space="preserve">sélectionnée pour son modèle pionnier d'</w:t>
      </w:r>
      <w:r>
        <w:rPr>
          <w:rFonts w:ascii="Trebuchet MS" w:hAnsi="Trebuchet MS"/>
        </w:rPr>
        <w:t xml:space="preserve">éditorialisation</w:t>
      </w:r>
      <w:r>
        <w:rPr>
          <w:rFonts w:ascii="Trebuchet MS" w:hAnsi="Trebuchet MS"/>
        </w:rPr>
        <w:t xml:space="preserve"> scientifique. </w:t>
      </w:r>
      <w:r>
        <w:rPr>
          <w:rFonts w:ascii="Trebuchet MS" w:hAnsi="Trebuchet MS"/>
        </w:rPr>
        <w:t xml:space="preserve">Sa </w:t>
      </w:r>
      <w:r>
        <w:rPr>
          <w:rFonts w:ascii="Trebuchet MS" w:hAnsi="Trebuchet MS"/>
        </w:rPr>
        <w:t xml:space="preserve">visionneuse </w:t>
      </w:r>
      <w:r>
        <w:rPr>
          <w:rFonts w:ascii="Trebuchet MS" w:hAnsi="Trebuchet MS"/>
        </w:rPr>
        <w:t xml:space="preserve">contient </w:t>
      </w:r>
      <w:r>
        <w:rPr>
          <w:rFonts w:ascii="Trebuchet MS" w:hAnsi="Trebuchet MS"/>
        </w:rPr>
        <w:t xml:space="preserve">des tables des matières</w:t>
      </w:r>
      <w:r>
        <w:rPr>
          <w:rFonts w:ascii="Trebuchet MS" w:hAnsi="Trebuchet MS"/>
        </w:rPr>
        <w:t xml:space="preserve"> et propose la transcription et la traduction de certains documents anciens. </w:t>
      </w:r>
      <w:r>
        <w:rPr>
          <w:rFonts w:ascii="Trebuchet MS" w:hAnsi="Trebuchet MS"/>
        </w:rPr>
        <w:t xml:space="preserve"> </w:t>
      </w:r>
      <w:r>
        <w:rPr>
          <w:rFonts w:ascii="Trebuchet MS" w:hAnsi="Trebuchet MS"/>
        </w:rPr>
        <w:t xml:space="preserve">Elle donne accès à des documents sous droit.</w:t>
      </w:r>
      <w:r>
        <w:rPr>
          <w:rFonts w:ascii="Trebuchet MS" w:hAnsi="Trebuchet MS"/>
        </w:rPr>
      </w:r>
    </w:p>
    <w:p w14:paraId="6EDBACB2" w14:textId="156B6483">
      <w:pPr>
        <w:pStyle w:val="836"/>
        <w:numPr>
          <w:ilvl w:val="1"/>
          <w:numId w:val="5"/>
        </w:numPr>
        <w:pBdr/>
        <w:spacing w:line="360" w:lineRule="auto"/>
        <w:ind/>
        <w:jc w:val="both"/>
        <w:rPr>
          <w:rFonts w:ascii="Trebuchet MS" w:hAnsi="Trebuchet MS"/>
        </w:rPr>
      </w:pPr>
      <w:r>
        <w:rPr>
          <w:rFonts w:ascii="Trebuchet MS" w:hAnsi="Trebuchet MS"/>
          <w:u w:val="single"/>
        </w:rPr>
        <w:t xml:space="preserve">Digital </w:t>
      </w:r>
      <w:r>
        <w:rPr>
          <w:rFonts w:ascii="Trebuchet MS" w:hAnsi="Trebuchet MS"/>
          <w:u w:val="single"/>
        </w:rPr>
        <w:t xml:space="preserve">Bodleian</w:t>
      </w:r>
      <w:r>
        <w:rPr>
          <w:rFonts w:ascii="Trebuchet MS" w:hAnsi="Trebuchet MS"/>
        </w:rPr>
        <w:t xml:space="preserve"> : La bibliothèque numérique de l'université d'Oxford est intéressante à consulter pour comprendre ce qui se fait dans le monde anglo-</w:t>
      </w:r>
      <w:r>
        <w:rPr>
          <w:rFonts w:ascii="Trebuchet MS" w:hAnsi="Trebuchet MS"/>
        </w:rPr>
        <w:t xml:space="preserve">saxon. Les facettes</w:t>
      </w:r>
      <w:r>
        <w:rPr>
          <w:rFonts w:ascii="Trebuchet MS" w:hAnsi="Trebuchet MS"/>
        </w:rPr>
        <w:t xml:space="preserve"> proposent un filtrage par « </w:t>
      </w:r>
      <w:r>
        <w:rPr>
          <w:rFonts w:ascii="Trebuchet MS" w:hAnsi="Trebuchet MS"/>
        </w:rPr>
        <w:t xml:space="preserve">object</w:t>
      </w:r>
      <w:r>
        <w:rPr>
          <w:rFonts w:ascii="Trebuchet MS" w:hAnsi="Trebuchet MS"/>
        </w:rPr>
        <w:t xml:space="preserve"> type ». Les documents sont très variés (archives, musique, ouvrages, iconographies, périodiques...)  </w:t>
      </w:r>
      <w:r>
        <w:rPr>
          <w:rFonts w:ascii="Trebuchet MS" w:hAnsi="Trebuchet MS"/>
        </w:rPr>
        <w:t xml:space="preserve">et</w:t>
      </w:r>
      <w:r>
        <w:rPr>
          <w:rFonts w:ascii="Trebuchet MS" w:hAnsi="Trebuchet MS"/>
        </w:rPr>
        <w:t xml:space="preserve"> de différentes langues.</w:t>
      </w:r>
      <w:r>
        <w:rPr>
          <w:rFonts w:ascii="Trebuchet MS" w:hAnsi="Trebuchet MS"/>
        </w:rPr>
      </w:r>
    </w:p>
    <w:p w14:paraId="5DB3DBA8" w14:textId="4D9E78D5">
      <w:pPr>
        <w:pStyle w:val="818"/>
        <w:numPr>
          <w:ilvl w:val="2"/>
          <w:numId w:val="23"/>
        </w:numPr>
        <w:pBdr/>
        <w:spacing w:line="360" w:lineRule="auto"/>
        <w:ind/>
        <w:rPr/>
      </w:pPr>
      <w:r/>
      <w:bookmarkStart w:id="17" w:name="_Toc236046760"/>
      <w:r/>
      <w:commentRangeStart w:id="4"/>
      <w:r>
        <w:t xml:space="preserve">Notation des fonctionnalités examinées</w:t>
      </w:r>
      <w:commentRangeEnd w:id="4"/>
      <w:r>
        <w:commentReference w:id="4"/>
      </w:r>
      <w:r>
        <w:rPr>
          <w:rStyle w:val="841"/>
          <w:rFonts w:eastAsiaTheme="minorHAnsi" w:cstheme="minorBidi"/>
          <w:b w:val="0"/>
          <w:color w:val="auto"/>
        </w:rPr>
      </w:r>
      <w:bookmarkEnd w:id="17"/>
      <w:r/>
      <w:r/>
    </w:p>
    <w:p w14:paraId="06A71CFA" w14:textId="03152833">
      <w:pPr>
        <w:pStyle w:val="836"/>
        <w:pBdr/>
        <w:spacing w:line="360" w:lineRule="auto"/>
        <w:ind/>
        <w:jc w:val="both"/>
        <w:rPr>
          <w:rFonts w:ascii="Trebuchet MS" w:hAnsi="Trebuchet MS"/>
        </w:rPr>
      </w:pPr>
      <w:r>
        <w:rPr>
          <w:rFonts w:ascii="Trebuchet MS" w:hAnsi="Trebuchet MS"/>
        </w:rPr>
        <w:t xml:space="preserve">J’ai</w:t>
      </w:r>
      <w:r>
        <w:rPr>
          <w:rFonts w:ascii="Trebuchet MS" w:hAnsi="Trebuchet MS"/>
        </w:rPr>
        <w:t xml:space="preserve"> appliqué</w:t>
      </w:r>
      <w:r>
        <w:rPr>
          <w:rFonts w:ascii="Trebuchet MS" w:hAnsi="Trebuchet MS"/>
        </w:rPr>
        <w:t xml:space="preserve"> à chacune des fonctionnalités étudiées de ces bibliothèques numériques</w:t>
      </w:r>
      <w:r>
        <w:rPr>
          <w:rFonts w:ascii="Trebuchet MS" w:hAnsi="Trebuchet MS"/>
        </w:rPr>
        <w:t xml:space="preserve"> une graduation permettant d’</w:t>
      </w:r>
      <w:r>
        <w:rPr>
          <w:rFonts w:ascii="Trebuchet MS" w:hAnsi="Trebuchet MS"/>
        </w:rPr>
        <w:t xml:space="preserve">en </w:t>
      </w:r>
      <w:r>
        <w:rPr>
          <w:rFonts w:ascii="Trebuchet MS" w:hAnsi="Trebuchet MS"/>
        </w:rPr>
        <w:t xml:space="preserve">évaluer le bon usage</w:t>
      </w:r>
      <w:r>
        <w:rPr>
          <w:rFonts w:ascii="Trebuchet MS" w:hAnsi="Trebuchet MS"/>
        </w:rPr>
        <w:t xml:space="preserve"> : </w:t>
      </w:r>
      <w:r>
        <w:rPr>
          <w:rFonts w:ascii="Trebuchet MS" w:hAnsi="Trebuchet MS"/>
        </w:rPr>
      </w:r>
    </w:p>
    <w:p w14:paraId="540F5E63" w14:textId="77777777">
      <w:pPr>
        <w:pStyle w:val="836"/>
        <w:numPr>
          <w:ilvl w:val="1"/>
          <w:numId w:val="25"/>
        </w:numPr>
        <w:pBdr/>
        <w:spacing w:line="360" w:lineRule="auto"/>
        <w:ind/>
        <w:jc w:val="both"/>
        <w:rPr>
          <w:rFonts w:ascii="Trebuchet MS" w:hAnsi="Trebuchet MS"/>
        </w:rPr>
      </w:pPr>
      <w:r>
        <w:rPr>
          <w:rFonts w:ascii="Trebuchet MS" w:hAnsi="Trebuchet MS"/>
        </w:rPr>
        <w:t xml:space="preserve">0 : la fonctionnalité n’existe pas</w:t>
      </w:r>
      <w:r>
        <w:rPr>
          <w:rFonts w:ascii="Trebuchet MS" w:hAnsi="Trebuchet MS"/>
        </w:rPr>
      </w:r>
    </w:p>
    <w:p w14:paraId="6CA4E550" w14:textId="77777777">
      <w:pPr>
        <w:pStyle w:val="836"/>
        <w:numPr>
          <w:ilvl w:val="1"/>
          <w:numId w:val="25"/>
        </w:numPr>
        <w:pBdr/>
        <w:spacing w:line="360" w:lineRule="auto"/>
        <w:ind/>
        <w:jc w:val="both"/>
        <w:rPr>
          <w:rFonts w:ascii="Trebuchet MS" w:hAnsi="Trebuchet MS"/>
        </w:rPr>
      </w:pPr>
      <w:r>
        <w:rPr>
          <w:rFonts w:ascii="Trebuchet MS" w:hAnsi="Trebuchet MS"/>
        </w:rPr>
        <w:t xml:space="preserve">1 : la fonctionnalité existe mais elle ne fonctionne pas ou mal.</w:t>
      </w:r>
      <w:r>
        <w:rPr>
          <w:rFonts w:ascii="Trebuchet MS" w:hAnsi="Trebuchet MS"/>
        </w:rPr>
      </w:r>
    </w:p>
    <w:p w14:paraId="0CFE16BE" w14:textId="77777777">
      <w:pPr>
        <w:pStyle w:val="836"/>
        <w:numPr>
          <w:ilvl w:val="1"/>
          <w:numId w:val="25"/>
        </w:numPr>
        <w:pBdr/>
        <w:spacing w:line="360" w:lineRule="auto"/>
        <w:ind/>
        <w:jc w:val="both"/>
        <w:rPr>
          <w:rFonts w:ascii="Trebuchet MS" w:hAnsi="Trebuchet MS"/>
        </w:rPr>
      </w:pPr>
      <w:r>
        <w:rPr>
          <w:rFonts w:ascii="Trebuchet MS" w:hAnsi="Trebuchet MS"/>
        </w:rPr>
        <w:t xml:space="preserve">2 : la fonctionnalité existe et fonctionne normalement</w:t>
      </w:r>
      <w:r>
        <w:rPr>
          <w:rFonts w:ascii="Trebuchet MS" w:hAnsi="Trebuchet MS"/>
        </w:rPr>
      </w:r>
    </w:p>
    <w:p w14:paraId="0ABB2110" w14:textId="77777777">
      <w:pPr>
        <w:pStyle w:val="836"/>
        <w:numPr>
          <w:ilvl w:val="1"/>
          <w:numId w:val="25"/>
        </w:numPr>
        <w:pBdr/>
        <w:spacing w:line="360" w:lineRule="auto"/>
        <w:ind/>
        <w:jc w:val="both"/>
        <w:rPr>
          <w:rFonts w:ascii="Trebuchet MS" w:hAnsi="Trebuchet MS"/>
        </w:rPr>
      </w:pPr>
      <w:r>
        <w:rPr>
          <w:rFonts w:ascii="Trebuchet MS" w:hAnsi="Trebuchet MS"/>
        </w:rPr>
        <w:t xml:space="preserve">3 : la fonctionnalité existe avec la particularité d’avoir un fonctionnement original améliorant l’expérience habituelle des utilisateurs.</w:t>
      </w:r>
      <w:r>
        <w:rPr>
          <w:rFonts w:ascii="Trebuchet MS" w:hAnsi="Trebuchet MS"/>
        </w:rPr>
      </w:r>
    </w:p>
    <w:p w14:paraId="4725A4DA" w14:textId="52D34B0B">
      <w:pPr>
        <w:pStyle w:val="817"/>
        <w:numPr>
          <w:ilvl w:val="1"/>
          <w:numId w:val="23"/>
        </w:numPr>
        <w:pBdr/>
        <w:spacing w:line="360" w:lineRule="auto"/>
        <w:ind/>
        <w:rPr/>
      </w:pPr>
      <w:r/>
      <w:bookmarkStart w:id="19" w:name="_Toc235604926"/>
      <w:r/>
      <w:bookmarkStart w:id="20" w:name="_Toc236046761"/>
      <w:r/>
      <w:bookmarkStart w:id="21" w:name="_GoBack"/>
      <w:r/>
      <w:bookmarkEnd w:id="21"/>
      <w:r>
        <w:t xml:space="preserve">Conception de</w:t>
      </w:r>
      <w:r>
        <w:t xml:space="preserve">s</w:t>
      </w:r>
      <w:r>
        <w:t xml:space="preserve"> </w:t>
      </w:r>
      <w:r>
        <w:t xml:space="preserve">personae</w:t>
      </w:r>
      <w:bookmarkEnd w:id="19"/>
      <w:r/>
      <w:bookmarkEnd w:id="20"/>
      <w:r/>
      <w:r/>
    </w:p>
    <w:p w14:paraId="0A3213B8" w14:textId="11B43C0E">
      <w:pPr>
        <w:pBdr/>
        <w:spacing w:line="360" w:lineRule="auto"/>
        <w:ind/>
        <w:rPr/>
      </w:pPr>
      <w:r>
        <w:t xml:space="preserve">A la suite des entretiens que j’ai réalisé</w:t>
      </w:r>
      <w:r>
        <w:t xml:space="preserve">s</w:t>
      </w:r>
      <w:r>
        <w:t xml:space="preserve"> auprès des usagers et des différents services de Cujas, j’ai créé des personae, inspiré</w:t>
      </w:r>
      <w:r>
        <w:t xml:space="preserve">s</w:t>
      </w:r>
      <w:r>
        <w:t xml:space="preserve"> des informations obtenues</w:t>
      </w:r>
      <w:r>
        <w:t xml:space="preserve">,</w:t>
      </w:r>
      <w:r>
        <w:t xml:space="preserve"> afin </w:t>
      </w:r>
      <w:r>
        <w:t xml:space="preserve">de </w:t>
      </w:r>
      <w:r>
        <w:t xml:space="preserve">confronter mes propositions aux besoins d’usagers types</w:t>
      </w:r>
      <w:r>
        <w:t xml:space="preserve"> Les personae et les user stories </w:t>
      </w:r>
      <w:r>
        <w:t xml:space="preserve">sont des outils qui permettent </w:t>
      </w:r>
      <w:r>
        <w:t xml:space="preserve">de penser du point de vue des utilisateurs </w:t>
      </w:r>
      <w:r>
        <w:t xml:space="preserve">afin de </w:t>
      </w:r>
      <w:r>
        <w:t xml:space="preserve">proposer des services qui leur conviennent</w:t>
      </w:r>
      <w:r>
        <w:t xml:space="preserve"> et d’améliorer l’expérience utilisateur.</w:t>
      </w:r>
      <w:r/>
    </w:p>
    <w:p w14:paraId="3E2B2920" w14:textId="77777777">
      <w:pPr>
        <w:pBdr/>
        <w:spacing w:line="360" w:lineRule="auto"/>
        <w:ind/>
        <w:rPr/>
      </w:pPr>
      <w:r>
        <w:t xml:space="preserve">J’ai donc réalisé six personae chacun correspondant à une catégorie d’utilisateur pouvant être amené à utiliser la bibliothèque numérique</w:t>
      </w:r>
      <w:r>
        <w:rPr>
          <w:rStyle w:val="839"/>
        </w:rPr>
        <w:footnoteReference w:id="2"/>
      </w:r>
      <w:r>
        <w:t xml:space="preserve">. Les personae sont :</w:t>
      </w:r>
      <w:r/>
    </w:p>
    <w:p w14:paraId="18D57BB5" w14:textId="655C3C6D">
      <w:pPr>
        <w:pStyle w:val="836"/>
        <w:numPr>
          <w:ilvl w:val="0"/>
          <w:numId w:val="5"/>
        </w:numPr>
        <w:pBdr/>
        <w:spacing w:line="360" w:lineRule="auto"/>
        <w:ind/>
        <w:jc w:val="both"/>
        <w:rPr>
          <w:rFonts w:ascii="Trebuchet MS" w:hAnsi="Trebuchet MS"/>
        </w:rPr>
      </w:pPr>
      <w:r>
        <w:rPr>
          <w:rFonts w:ascii="Trebuchet MS" w:hAnsi="Trebuchet MS"/>
          <w:b/>
        </w:rPr>
        <w:t xml:space="preserve">Chercheur expert en histoire du droit</w:t>
      </w:r>
      <w:r>
        <w:rPr>
          <w:rFonts w:ascii="Trebuchet MS" w:hAnsi="Trebuchet MS"/>
        </w:rPr>
        <w:t xml:space="preserve"> : il utilise la bibliothèque numérique car cela lui permet </w:t>
      </w:r>
      <w:r>
        <w:rPr>
          <w:rFonts w:ascii="Trebuchet MS" w:hAnsi="Trebuchet MS"/>
        </w:rPr>
        <w:t xml:space="preserve">d’accéder à distance à</w:t>
      </w:r>
      <w:r>
        <w:rPr>
          <w:rFonts w:ascii="Trebuchet MS" w:hAnsi="Trebuchet MS"/>
        </w:rPr>
        <w:t xml:space="preserve"> de nombreux documents en ligne. Il apprécie d’avoir un espace centralisant les documents. Les deux fonctionnalités qu’il cherche dans une bibliothèque numérique </w:t>
      </w:r>
      <w:r>
        <w:rPr>
          <w:rFonts w:ascii="Trebuchet MS" w:hAnsi="Trebuchet MS"/>
        </w:rPr>
        <w:t xml:space="preserve">sont les tables des matières cliquables et la recherche en plein texte. </w:t>
      </w:r>
      <w:r>
        <w:rPr>
          <w:rFonts w:ascii="Trebuchet MS" w:hAnsi="Trebuchet MS"/>
        </w:rPr>
      </w:r>
    </w:p>
    <w:p w14:paraId="50F78261" w14:textId="64992AD4">
      <w:pPr>
        <w:pStyle w:val="836"/>
        <w:numPr>
          <w:ilvl w:val="0"/>
          <w:numId w:val="5"/>
        </w:numPr>
        <w:pBdr/>
        <w:spacing w:line="360" w:lineRule="auto"/>
        <w:ind/>
        <w:jc w:val="both"/>
        <w:rPr>
          <w:rFonts w:ascii="Trebuchet MS" w:hAnsi="Trebuchet MS"/>
        </w:rPr>
      </w:pPr>
      <w:r>
        <w:rPr>
          <w:rFonts w:ascii="Trebuchet MS" w:hAnsi="Trebuchet MS"/>
          <w:b/>
        </w:rPr>
        <w:t xml:space="preserve">Doctorante d’histoire du droit et des institutions</w:t>
      </w:r>
      <w:r>
        <w:rPr>
          <w:rFonts w:ascii="Trebuchet MS" w:hAnsi="Trebuchet MS"/>
        </w:rPr>
        <w:t xml:space="preserve"> : elle utilise la bibliothèque numérique pour sa thèse. Elle trouve pratique que la table des matières soit cliquable et qu’elle </w:t>
      </w:r>
      <w:r>
        <w:rPr>
          <w:rFonts w:ascii="Trebuchet MS" w:hAnsi="Trebuchet MS"/>
        </w:rPr>
        <w:t xml:space="preserve">ait</w:t>
      </w:r>
      <w:r>
        <w:rPr>
          <w:rFonts w:ascii="Trebuchet MS" w:hAnsi="Trebuchet MS"/>
        </w:rPr>
        <w:t xml:space="preserve"> la possibilité de pouvoir télécharger le</w:t>
      </w:r>
      <w:r>
        <w:rPr>
          <w:rFonts w:ascii="Trebuchet MS" w:hAnsi="Trebuchet MS"/>
        </w:rPr>
        <w:t xml:space="preserve">s</w:t>
      </w:r>
      <w:r>
        <w:rPr>
          <w:rFonts w:ascii="Trebuchet MS" w:hAnsi="Trebuchet MS"/>
        </w:rPr>
        <w:t xml:space="preserve"> document</w:t>
      </w:r>
      <w:r>
        <w:rPr>
          <w:rFonts w:ascii="Trebuchet MS" w:hAnsi="Trebuchet MS"/>
        </w:rPr>
        <w:t xml:space="preserve">s</w:t>
      </w:r>
      <w:r>
        <w:rPr>
          <w:rFonts w:ascii="Trebuchet MS" w:hAnsi="Trebuchet MS"/>
        </w:rPr>
        <w:t xml:space="preserve"> qui l’intéressent sous format PDF afin de pouvoir </w:t>
      </w:r>
      <w:r>
        <w:rPr>
          <w:rFonts w:ascii="Trebuchet MS" w:hAnsi="Trebuchet MS"/>
        </w:rPr>
        <w:t xml:space="preserve">les annoter</w:t>
      </w:r>
      <w:r>
        <w:rPr>
          <w:rFonts w:ascii="Trebuchet MS" w:hAnsi="Trebuchet MS"/>
        </w:rPr>
        <w:t xml:space="preserve">. Elle aimerait bien que</w:t>
      </w:r>
      <w:r>
        <w:rPr>
          <w:rFonts w:ascii="Trebuchet MS" w:hAnsi="Trebuchet MS"/>
        </w:rPr>
        <w:t xml:space="preserve"> la consultation des </w:t>
      </w:r>
      <w:r>
        <w:rPr>
          <w:rFonts w:ascii="Trebuchet MS" w:hAnsi="Trebuchet MS"/>
        </w:rPr>
        <w:t xml:space="preserve">documents numérisés se rapproche de</w:t>
      </w:r>
      <w:r>
        <w:rPr>
          <w:rFonts w:ascii="Trebuchet MS" w:hAnsi="Trebuchet MS"/>
        </w:rPr>
        <w:t xml:space="preserve"> celle des documents originaux. </w:t>
      </w:r>
      <w:r>
        <w:rPr>
          <w:rFonts w:ascii="Trebuchet MS" w:hAnsi="Trebuchet MS"/>
        </w:rPr>
      </w:r>
    </w:p>
    <w:p w14:paraId="4251A2D9" w14:textId="701D18A3">
      <w:pPr>
        <w:pStyle w:val="836"/>
        <w:numPr>
          <w:ilvl w:val="0"/>
          <w:numId w:val="5"/>
        </w:numPr>
        <w:pBdr/>
        <w:spacing w:line="360" w:lineRule="auto"/>
        <w:ind/>
        <w:jc w:val="both"/>
        <w:rPr>
          <w:rFonts w:ascii="Trebuchet MS" w:hAnsi="Trebuchet MS"/>
        </w:rPr>
      </w:pPr>
      <w:r>
        <w:rPr>
          <w:rFonts w:ascii="Trebuchet MS" w:hAnsi="Trebuchet MS"/>
          <w:b/>
        </w:rPr>
        <w:t xml:space="preserve">Etudiant en histoire du droit</w:t>
      </w:r>
      <w:r>
        <w:rPr>
          <w:rFonts w:ascii="Trebuchet MS" w:hAnsi="Trebuchet MS"/>
        </w:rPr>
        <w:t xml:space="preserve"> : il consulte </w:t>
      </w:r>
      <w:r>
        <w:rPr>
          <w:rFonts w:ascii="Trebuchet MS" w:hAnsi="Trebuchet MS"/>
        </w:rPr>
        <w:t xml:space="preserve">CujasNum</w:t>
      </w:r>
      <w:r>
        <w:rPr>
          <w:rFonts w:ascii="Trebuchet MS" w:hAnsi="Trebuchet MS"/>
        </w:rPr>
        <w:t xml:space="preserve"> dans l’optique de ses recherches pour son mémoire ou dans le cadre d’exercice</w:t>
      </w:r>
      <w:r>
        <w:rPr>
          <w:rFonts w:ascii="Trebuchet MS" w:hAnsi="Trebuchet MS"/>
        </w:rPr>
        <w:t xml:space="preserve">s</w:t>
      </w:r>
      <w:r>
        <w:rPr>
          <w:rFonts w:ascii="Trebuchet MS" w:hAnsi="Trebuchet MS"/>
        </w:rPr>
        <w:t xml:space="preserve"> pratique</w:t>
      </w:r>
      <w:r>
        <w:rPr>
          <w:rFonts w:ascii="Trebuchet MS" w:hAnsi="Trebuchet MS"/>
        </w:rPr>
        <w:t xml:space="preserve">s</w:t>
      </w:r>
      <w:r>
        <w:rPr>
          <w:rFonts w:ascii="Trebuchet MS" w:hAnsi="Trebuchet MS"/>
        </w:rPr>
        <w:t xml:space="preserve"> en cours. Il a besoin d’avoir des explications concernant la prise en main de la bibliothèque</w:t>
      </w:r>
      <w:r>
        <w:rPr>
          <w:rFonts w:ascii="Trebuchet MS" w:hAnsi="Trebuchet MS"/>
        </w:rPr>
        <w:t xml:space="preserve">, en particulier </w:t>
      </w:r>
      <w:r>
        <w:rPr>
          <w:rFonts w:ascii="Trebuchet MS" w:hAnsi="Trebuchet MS"/>
        </w:rPr>
        <w:t xml:space="preserve">les services proposés ou les documents que l’on trouve dans la bibliothèque.</w:t>
      </w:r>
      <w:r>
        <w:rPr>
          <w:rFonts w:ascii="Trebuchet MS" w:hAnsi="Trebuchet MS"/>
        </w:rPr>
      </w:r>
    </w:p>
    <w:p w14:paraId="50E12FFB" w14:textId="4F624B06">
      <w:pPr>
        <w:pStyle w:val="836"/>
        <w:numPr>
          <w:ilvl w:val="0"/>
          <w:numId w:val="5"/>
        </w:numPr>
        <w:pBdr/>
        <w:spacing w:line="360" w:lineRule="auto"/>
        <w:ind/>
        <w:jc w:val="both"/>
        <w:rPr>
          <w:rFonts w:ascii="Trebuchet MS" w:hAnsi="Trebuchet MS"/>
        </w:rPr>
      </w:pPr>
      <w:r/>
      <w:commentRangeStart w:id="5"/>
      <w:r>
        <w:rPr>
          <w:rFonts w:ascii="Trebuchet MS" w:hAnsi="Trebuchet MS"/>
          <w:b/>
        </w:rPr>
        <w:t xml:space="preserve">Informaticien</w:t>
      </w:r>
      <w:r>
        <w:rPr>
          <w:rFonts w:ascii="Trebuchet MS" w:hAnsi="Trebuchet MS"/>
        </w:rPr>
        <w:t xml:space="preserve"> </w:t>
      </w:r>
      <w:commentRangeEnd w:id="5"/>
      <w:r>
        <w:commentReference w:id="5"/>
      </w:r>
      <w:r>
        <w:rPr>
          <w:rFonts w:ascii="Trebuchet MS" w:hAnsi="Trebuchet MS"/>
        </w:rPr>
        <w:t xml:space="preserve">: il est chargé du développement, de la maintenance et de la mise à jour de la bibliothèque numérique. Il est aussi chargé de rendre interopérable, </w:t>
      </w:r>
      <w:r>
        <w:rPr>
          <w:rFonts w:ascii="Trebuchet MS" w:hAnsi="Trebuchet MS"/>
        </w:rPr>
        <w:t xml:space="preserve">moissonnable</w:t>
      </w:r>
      <w:r>
        <w:rPr>
          <w:rFonts w:ascii="Trebuchet MS" w:hAnsi="Trebuchet MS"/>
        </w:rPr>
        <w:t xml:space="preserve"> et d’automatiser la gestion des flux dans celle-ci. Il </w:t>
      </w:r>
      <w:r>
        <w:rPr>
          <w:rFonts w:ascii="Trebuchet MS" w:hAnsi="Trebuchet MS"/>
        </w:rPr>
        <w:t xml:space="preserve">organise </w:t>
      </w:r>
      <w:r>
        <w:rPr>
          <w:rFonts w:ascii="Trebuchet MS" w:hAnsi="Trebuchet MS"/>
        </w:rPr>
        <w:t xml:space="preserve">les accès en fonction du statut </w:t>
      </w:r>
      <w:r>
        <w:rPr>
          <w:rFonts w:ascii="Trebuchet MS" w:hAnsi="Trebuchet MS"/>
        </w:rPr>
        <w:t xml:space="preserve">des </w:t>
      </w:r>
      <w:r>
        <w:rPr>
          <w:rFonts w:ascii="Trebuchet MS" w:hAnsi="Trebuchet MS"/>
        </w:rPr>
        <w:t xml:space="preserve">différentes personnes se connectant </w:t>
      </w:r>
      <w:r>
        <w:rPr>
          <w:rFonts w:ascii="Trebuchet MS" w:hAnsi="Trebuchet MS"/>
        </w:rPr>
        <w:t xml:space="preserve">à la </w:t>
      </w:r>
      <w:r>
        <w:rPr>
          <w:rFonts w:ascii="Trebuchet MS" w:hAnsi="Trebuchet MS"/>
        </w:rPr>
        <w:t xml:space="preserve">bibliothèque numérique.</w:t>
      </w:r>
      <w:r>
        <w:rPr>
          <w:rFonts w:ascii="Trebuchet MS" w:hAnsi="Trebuchet MS"/>
        </w:rPr>
      </w:r>
    </w:p>
    <w:p w14:paraId="69FA7F28" w14:textId="20F894CC">
      <w:pPr>
        <w:pStyle w:val="836"/>
        <w:numPr>
          <w:ilvl w:val="0"/>
          <w:numId w:val="5"/>
        </w:numPr>
        <w:pBdr/>
        <w:spacing w:line="360" w:lineRule="auto"/>
        <w:ind/>
        <w:jc w:val="both"/>
        <w:rPr>
          <w:rFonts w:ascii="Trebuchet MS" w:hAnsi="Trebuchet MS"/>
        </w:rPr>
      </w:pPr>
      <w:r/>
      <w:commentRangeStart w:id="6"/>
      <w:r>
        <w:rPr>
          <w:rFonts w:ascii="Trebuchet MS" w:hAnsi="Trebuchet MS"/>
          <w:b/>
        </w:rPr>
        <w:t xml:space="preserve">Professionnel du droit</w:t>
      </w:r>
      <w:r>
        <w:rPr>
          <w:rFonts w:ascii="Trebuchet MS" w:hAnsi="Trebuchet MS"/>
        </w:rPr>
        <w:t xml:space="preserve"> : il consulte la bibliothèque numérique lorsqu’il a une question d’histoire du droit à traiter car il sait</w:t>
      </w:r>
      <w:r>
        <w:rPr>
          <w:rFonts w:ascii="Trebuchet MS" w:hAnsi="Trebuchet MS"/>
        </w:rPr>
        <w:t xml:space="preserve"> pouvoir y trouver des réponses</w:t>
      </w:r>
      <w:r>
        <w:rPr>
          <w:rFonts w:ascii="Trebuchet MS" w:hAnsi="Trebuchet MS"/>
        </w:rPr>
        <w:t xml:space="preserve">. Il attend une meilleure présentation des collections et espère qu’il y est d’autres numérisations prévues afin d’avoir accès à d’autres ouvrages sans avoir à se déplacer dans la bibliothèque.</w:t>
      </w:r>
      <w:commentRangeEnd w:id="6"/>
      <w:r>
        <w:commentReference w:id="6"/>
      </w:r>
      <w:r>
        <w:rPr>
          <w:rStyle w:val="841"/>
          <w:rFonts w:ascii="Trebuchet MS" w:hAnsi="Trebuchet MS"/>
        </w:rPr>
      </w:r>
      <w:r>
        <w:rPr>
          <w:rFonts w:ascii="Trebuchet MS" w:hAnsi="Trebuchet MS"/>
        </w:rPr>
      </w:r>
    </w:p>
    <w:p w14:paraId="49ED0C9A" w14:textId="458EB3D4">
      <w:pPr>
        <w:pStyle w:val="836"/>
        <w:numPr>
          <w:ilvl w:val="0"/>
          <w:numId w:val="5"/>
        </w:numPr>
        <w:pBdr/>
        <w:spacing w:line="360" w:lineRule="auto"/>
        <w:ind/>
        <w:jc w:val="both"/>
        <w:rPr>
          <w:ins w:id="0" w:author="BOLARD Cécile" w:date="2026-07-26T20:00:00Z"/>
          <w:rFonts w:ascii="Trebuchet MS" w:hAnsi="Trebuchet MS"/>
        </w:rPr>
      </w:pPr>
      <w:r>
        <w:rPr>
          <w:rFonts w:ascii="Trebuchet MS" w:hAnsi="Trebuchet MS"/>
          <w:b/>
        </w:rPr>
        <w:t xml:space="preserve">Responsable de la bibliothèque numérique</w:t>
      </w:r>
      <w:r>
        <w:rPr>
          <w:rFonts w:ascii="Trebuchet MS" w:hAnsi="Trebuchet MS"/>
        </w:rPr>
        <w:t xml:space="preserve"> : il est chargé de superviser le développement de la bibliothèque numérique, dans l’optique </w:t>
      </w:r>
      <w:del w:id="1" w:author="FSuszko" w:date="2026-07-28T10:33:00Z">
        <w:r>
          <w:rPr>
            <w:rFonts w:ascii="Trebuchet MS" w:hAnsi="Trebuchet MS"/>
          </w:rPr>
          <w:delText xml:space="preserve">d’ailleurs </w:delText>
        </w:r>
      </w:del>
      <w:ins w:id="2" w:author="FSuszko" w:date="2026-07-28T10:33:00Z">
        <w:r>
          <w:rPr>
            <w:rFonts w:ascii="Trebuchet MS" w:hAnsi="Trebuchet MS"/>
          </w:rPr>
          <w:t xml:space="preserve">de </w:t>
        </w:r>
      </w:ins>
      <w:ins w:id="3" w:author="FSuszko" w:date="2026-07-28T10:33:00Z">
        <w:r>
          <w:rPr>
            <w:rFonts w:ascii="Trebuchet MS" w:hAnsi="Trebuchet MS"/>
          </w:rPr>
          <w:t xml:space="preserve">développer</w:t>
        </w:r>
      </w:ins>
      <w:del w:id="4" w:author="FSuszko" w:date="2026-07-28T10:33:00Z">
        <w:r>
          <w:rPr>
            <w:rFonts w:ascii="Trebuchet MS" w:hAnsi="Trebuchet MS"/>
          </w:rPr>
          <w:delText xml:space="preserve">plus de</w:delText>
        </w:r>
      </w:del>
      <w:ins w:id="5" w:author="FSuszko" w:date="2026-07-28T10:34:00Z">
        <w:r>
          <w:rPr>
            <w:rFonts w:ascii="Trebuchet MS" w:hAnsi="Trebuchet MS"/>
          </w:rPr>
          <w:t xml:space="preserve">un</w:t>
        </w:r>
      </w:ins>
      <w:r>
        <w:rPr>
          <w:rFonts w:ascii="Trebuchet MS" w:hAnsi="Trebuchet MS"/>
        </w:rPr>
        <w:t xml:space="preserve"> public</w:t>
      </w:r>
      <w:ins w:id="6" w:author="FSuszko" w:date="2026-07-28T10:34:00Z">
        <w:r>
          <w:rPr>
            <w:rFonts w:ascii="Trebuchet MS" w:hAnsi="Trebuchet MS"/>
          </w:rPr>
          <w:t xml:space="preserve"> plus varié</w:t>
        </w:r>
      </w:ins>
      <w:r>
        <w:rPr>
          <w:rFonts w:ascii="Trebuchet MS" w:hAnsi="Trebuchet MS"/>
        </w:rPr>
        <w:t xml:space="preserve">. </w:t>
      </w:r>
      <w:r>
        <w:rPr>
          <w:rFonts w:ascii="Trebuchet MS" w:hAnsi="Trebuchet MS"/>
        </w:rPr>
        <w:t xml:space="preserve">Il</w:t>
      </w:r>
      <w:r>
        <w:rPr>
          <w:rFonts w:ascii="Trebuchet MS" w:hAnsi="Trebuchet MS"/>
        </w:rPr>
        <w:t xml:space="preserve"> aimerait également avoir la possibilité d’ajouter d’autres types de documents ayant une architecture plus complexe.</w:t>
      </w:r>
      <w:r>
        <w:rPr>
          <w:rFonts w:ascii="Trebuchet MS" w:hAnsi="Trebuchet MS"/>
        </w:rPr>
        <w:t xml:space="preserve"> Il</w:t>
      </w:r>
      <w:r>
        <w:rPr>
          <w:rFonts w:ascii="Trebuchet MS" w:hAnsi="Trebuchet MS"/>
        </w:rPr>
        <w:t xml:space="preserve"> souhaite mettre davantage en avant la richesse des collections de sa bibliothèque. </w:t>
      </w:r>
      <w:del w:id="7" w:author="FSuszko" w:date="2026-07-28T10:35:00Z">
        <w:r>
          <w:rPr>
            <w:rFonts w:ascii="Trebuchet MS" w:hAnsi="Trebuchet MS"/>
          </w:rPr>
          <w:delText xml:space="preserve">Il</w:delText>
        </w:r>
      </w:del>
      <w:del w:id="8" w:author="FSuszko" w:date="2026-07-28T10:35:00Z">
        <w:r>
          <w:rPr>
            <w:rFonts w:ascii="Trebuchet MS" w:hAnsi="Trebuchet MS"/>
          </w:rPr>
          <w:delText xml:space="preserve"> va chercher différents moyens de valoriser ses documents afin de renforcer la communauté entre les usagers et un plus large public pouvant consulter le site ponctuellement.</w:delText>
        </w:r>
      </w:del>
      <w:ins w:id="9" w:author="BOLARD Cécile" w:date="2026-07-26T20:00:00Z">
        <w:r>
          <w:rPr>
            <w:rFonts w:ascii="Trebuchet MS" w:hAnsi="Trebuchet MS"/>
          </w:rPr>
        </w:r>
      </w:ins>
    </w:p>
    <w:p w14:paraId="5F51A0C3" w14:textId="72B25C34">
      <w:pPr>
        <w:pStyle w:val="836"/>
        <w:numPr>
          <w:ilvl w:val="0"/>
          <w:numId w:val="5"/>
        </w:numPr>
        <w:pBdr/>
        <w:spacing w:line="360" w:lineRule="auto"/>
        <w:ind/>
        <w:jc w:val="both"/>
        <w:rPr>
          <w:rFonts w:ascii="Trebuchet MS" w:hAnsi="Trebuchet MS"/>
        </w:rPr>
      </w:pPr>
      <w:r/>
      <w:commentRangeStart w:id="7"/>
      <w:ins w:id="10" w:author="BOLARD Cécile" w:date="2026-07-26T20:00:00Z">
        <w:r>
          <w:rPr>
            <w:rFonts w:ascii="Trebuchet MS" w:hAnsi="Trebuchet MS"/>
          </w:rPr>
          <w:t xml:space="preserve">Bibliothécaires, professionnels des bibliothèques : ils consultent la bibliothèque numérique dan</w:t>
        </w:r>
      </w:ins>
      <w:ins w:id="11" w:author="BOLARD Cécile" w:date="2026-07-26T20:01:00Z">
        <w:r>
          <w:rPr>
            <w:rFonts w:ascii="Trebuchet MS" w:hAnsi="Trebuchet MS"/>
          </w:rPr>
          <w:t xml:space="preserve">s le cadre de formations et d’aide à la recherche. </w:t>
        </w:r>
      </w:ins>
      <w:commentRangeEnd w:id="7"/>
      <w:r>
        <w:commentReference w:id="7"/>
      </w:r>
      <w:ins w:id="12" w:author="BOLARD Cécile" w:date="2026-07-26T20:02:00Z">
        <w:r>
          <w:rPr>
            <w:rStyle w:val="841"/>
            <w:rFonts w:ascii="Trebuchet MS" w:hAnsi="Trebuchet MS"/>
          </w:rPr>
        </w:r>
      </w:ins>
      <w:r>
        <w:rPr>
          <w:rFonts w:ascii="Trebuchet MS" w:hAnsi="Trebuchet MS"/>
        </w:rPr>
      </w:r>
    </w:p>
    <w:p w14:paraId="3F882C9A" w14:textId="77777777">
      <w:pPr>
        <w:pBdr/>
        <w:spacing w:line="360" w:lineRule="auto"/>
        <w:ind/>
        <w:rPr/>
      </w:pPr>
      <w:r/>
      <w:r/>
    </w:p>
    <w:p w14:paraId="026E7326" w14:textId="44DFE4CB">
      <w:pPr>
        <w:pStyle w:val="816"/>
        <w:pBdr/>
        <w:spacing/>
        <w:ind/>
        <w:rPr/>
      </w:pPr>
      <w:r/>
      <w:bookmarkStart w:id="35" w:name="_Toc236046762"/>
      <w:r/>
      <w:bookmarkStart w:id="36" w:name="_Toc235604929"/>
      <w:r>
        <w:t xml:space="preserve">Eléments fonctionnels et techniques</w:t>
      </w:r>
      <w:bookmarkEnd w:id="35"/>
      <w:r/>
      <w:r/>
    </w:p>
    <w:p w14:paraId="21F19C9A" w14:textId="4FD65E45">
      <w:pPr>
        <w:pStyle w:val="817"/>
        <w:pBdr/>
        <w:spacing/>
        <w:ind w:left="993"/>
        <w:rPr/>
      </w:pPr>
      <w:r/>
      <w:bookmarkStart w:id="37" w:name="_Toc236046763"/>
      <w:r>
        <w:t xml:space="preserve">Les modalités de recherche</w:t>
      </w:r>
      <w:bookmarkEnd w:id="37"/>
      <w:r/>
      <w:r/>
    </w:p>
    <w:p w14:paraId="060D6B19" w14:textId="210D44E0">
      <w:pPr>
        <w:pStyle w:val="818"/>
        <w:pBdr/>
        <w:spacing/>
        <w:ind w:left="1701"/>
        <w:rPr/>
      </w:pPr>
      <w:r/>
      <w:bookmarkStart w:id="38" w:name="_Toc236046764"/>
      <w:r>
        <w:t xml:space="preserve">Les besoins identifiés</w:t>
      </w:r>
      <w:bookmarkEnd w:id="36"/>
      <w:r/>
      <w:bookmarkEnd w:id="38"/>
      <w:r/>
      <w:r/>
    </w:p>
    <w:p w14:paraId="4BD23F20" w14:textId="77777777">
      <w:pPr>
        <w:pStyle w:val="836"/>
        <w:numPr>
          <w:ilvl w:val="0"/>
          <w:numId w:val="5"/>
        </w:numPr>
        <w:pBdr/>
        <w:spacing/>
        <w:ind/>
        <w:jc w:val="both"/>
        <w:rPr>
          <w:rFonts w:ascii="Trebuchet MS" w:hAnsi="Trebuchet MS"/>
        </w:rPr>
      </w:pPr>
      <w:r>
        <w:rPr>
          <w:rFonts w:ascii="Trebuchet MS" w:hAnsi="Trebuchet MS"/>
        </w:rPr>
        <w:t xml:space="preserve">Recherche simple</w:t>
      </w:r>
      <w:r>
        <w:rPr>
          <w:rFonts w:ascii="Trebuchet MS" w:hAnsi="Trebuchet MS"/>
        </w:rPr>
      </w:r>
    </w:p>
    <w:p w14:paraId="5BCC8C6F" w14:textId="77777777">
      <w:pPr>
        <w:pStyle w:val="836"/>
        <w:numPr>
          <w:ilvl w:val="0"/>
          <w:numId w:val="5"/>
        </w:numPr>
        <w:pBdr/>
        <w:spacing/>
        <w:ind/>
        <w:jc w:val="both"/>
        <w:rPr>
          <w:rFonts w:ascii="Trebuchet MS" w:hAnsi="Trebuchet MS"/>
        </w:rPr>
      </w:pPr>
      <w:r>
        <w:rPr>
          <w:rFonts w:ascii="Trebuchet MS" w:hAnsi="Trebuchet MS"/>
        </w:rPr>
        <w:t xml:space="preserve">Recherche avancée</w:t>
      </w:r>
      <w:r>
        <w:rPr>
          <w:rFonts w:ascii="Trebuchet MS" w:hAnsi="Trebuchet MS"/>
        </w:rPr>
      </w:r>
    </w:p>
    <w:p w14:paraId="5134680C" w14:textId="77777777">
      <w:pPr>
        <w:pStyle w:val="836"/>
        <w:numPr>
          <w:ilvl w:val="0"/>
          <w:numId w:val="5"/>
        </w:numPr>
        <w:pBdr/>
        <w:spacing/>
        <w:ind/>
        <w:jc w:val="both"/>
        <w:rPr>
          <w:rFonts w:ascii="Trebuchet MS" w:hAnsi="Trebuchet MS"/>
        </w:rPr>
      </w:pPr>
      <w:r>
        <w:rPr>
          <w:rFonts w:ascii="Trebuchet MS" w:hAnsi="Trebuchet MS"/>
        </w:rPr>
        <w:t xml:space="preserve">Filtrage </w:t>
      </w:r>
      <w:r>
        <w:rPr>
          <w:rFonts w:ascii="Trebuchet MS" w:hAnsi="Trebuchet MS"/>
        </w:rPr>
      </w:r>
    </w:p>
    <w:p w14:paraId="28AA78AC" w14:textId="1A644252">
      <w:pPr>
        <w:pStyle w:val="836"/>
        <w:numPr>
          <w:ilvl w:val="0"/>
          <w:numId w:val="5"/>
        </w:numPr>
        <w:pBdr/>
        <w:spacing/>
        <w:ind/>
        <w:jc w:val="both"/>
        <w:rPr>
          <w:rFonts w:ascii="Trebuchet MS" w:hAnsi="Trebuchet MS"/>
        </w:rPr>
      </w:pPr>
      <w:r>
        <w:rPr>
          <w:rFonts w:ascii="Trebuchet MS" w:hAnsi="Trebuchet MS"/>
        </w:rPr>
        <w:t xml:space="preserve">Re</w:t>
      </w:r>
      <w:r>
        <w:rPr>
          <w:rFonts w:ascii="Trebuchet MS" w:hAnsi="Trebuchet MS"/>
        </w:rPr>
        <w:t xml:space="preserve">cherche dans le texte intégral </w:t>
      </w:r>
      <w:r>
        <w:rPr>
          <w:rFonts w:ascii="Trebuchet MS" w:hAnsi="Trebuchet MS"/>
        </w:rPr>
        <w:t xml:space="preserve">Collections</w:t>
      </w:r>
      <w:r>
        <w:rPr>
          <w:rFonts w:ascii="Trebuchet MS" w:hAnsi="Trebuchet MS"/>
        </w:rPr>
      </w:r>
    </w:p>
    <w:p w14:paraId="2EE42F69" w14:textId="77777777">
      <w:pPr>
        <w:pStyle w:val="836"/>
        <w:numPr>
          <w:ilvl w:val="0"/>
          <w:numId w:val="5"/>
        </w:numPr>
        <w:pBdr/>
        <w:spacing/>
        <w:ind/>
        <w:jc w:val="both"/>
        <w:rPr>
          <w:rFonts w:ascii="Trebuchet MS" w:hAnsi="Trebuchet MS"/>
        </w:rPr>
      </w:pPr>
      <w:r>
        <w:rPr>
          <w:rFonts w:ascii="Trebuchet MS" w:hAnsi="Trebuchet MS"/>
        </w:rPr>
        <w:t xml:space="preserve">Filtres et facettes</w:t>
      </w:r>
      <w:r>
        <w:rPr>
          <w:rFonts w:ascii="Trebuchet MS" w:hAnsi="Trebuchet MS"/>
        </w:rPr>
      </w:r>
    </w:p>
    <w:p w14:paraId="02FB8938" w14:textId="3C56F81C">
      <w:pPr>
        <w:pStyle w:val="818"/>
        <w:pBdr/>
        <w:spacing/>
        <w:ind w:left="1701"/>
        <w:rPr/>
      </w:pPr>
      <w:r/>
      <w:bookmarkStart w:id="39" w:name="_Toc235604930"/>
      <w:r/>
      <w:bookmarkStart w:id="40" w:name="_Toc236046765"/>
      <w:r>
        <w:t xml:space="preserve">Benchmark</w:t>
      </w:r>
      <w:bookmarkEnd w:id="39"/>
      <w:r/>
      <w:bookmarkEnd w:id="40"/>
      <w:r/>
      <w:r/>
    </w:p>
    <w:p w14:paraId="06CBD40F" w14:textId="77777777">
      <w:pPr>
        <w:pStyle w:val="836"/>
        <w:numPr>
          <w:ilvl w:val="0"/>
          <w:numId w:val="5"/>
        </w:numPr>
        <w:pBdr/>
        <w:spacing/>
        <w:ind/>
        <w:jc w:val="both"/>
        <w:rPr/>
      </w:pPr>
      <w:r>
        <w:rPr>
          <w:rFonts w:ascii="Trebuchet MS" w:hAnsi="Trebuchet MS"/>
        </w:rPr>
        <w:t xml:space="preserve">Il s’agit de la recherche par filtrage intitulée Explorer dans le prototype Codex. Ci-dessous, la capture d’écran est une illustration de la présentation de ce service par la BIS. </w:t>
      </w:r>
      <w:r/>
    </w:p>
    <w:p w14:paraId="5492E518" w14:textId="77777777">
      <w:pPr>
        <w:pBdr/>
        <w:spacing/>
        <w:ind/>
        <w:jc w:val="center"/>
        <w:rPr/>
      </w:pPr>
      <w:r>
        <w:rPr>
          <w:lang w:eastAsia="fr-FR"/>
        </w:rPr>
        <mc:AlternateContent>
          <mc:Choice Requires="wpg">
            <w:drawing>
              <wp:inline xmlns:wp="http://schemas.openxmlformats.org/drawingml/2006/wordprocessingDrawing" distT="0" distB="0" distL="0" distR="0">
                <wp:extent cx="5310349" cy="3010486"/>
                <wp:effectExtent l="0" t="0" r="508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2"/>
                        <a:stretch/>
                      </pic:blipFill>
                      <pic:spPr bwMode="auto">
                        <a:xfrm>
                          <a:off x="0" y="0"/>
                          <a:ext cx="5320718" cy="30163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8.14pt;height:237.05pt;mso-wrap-distance-left:0.00pt;mso-wrap-distance-top:0.00pt;mso-wrap-distance-right:0.00pt;mso-wrap-distance-bottom:0.00pt;z-index:1;" stroked="false">
                <v:imagedata r:id="rId12" o:title=""/>
                <o:lock v:ext="edit" rotation="t"/>
              </v:shape>
            </w:pict>
          </mc:Fallback>
        </mc:AlternateContent>
      </w:r>
      <w:r/>
    </w:p>
    <w:p w14:paraId="226BA98B" w14:textId="77777777">
      <w:pPr>
        <w:pBdr/>
        <w:spacing/>
        <w:ind/>
        <w:jc w:val="center"/>
        <w:rPr/>
      </w:pPr>
      <w:r/>
      <w:hyperlink r:id="rId13" w:tooltip="https://nubis.bis-sorbonne.fr/search" w:history="1">
        <w:r>
          <w:rPr>
            <w:rStyle w:val="840"/>
          </w:rPr>
          <w:t xml:space="preserve">https://nubis.bis-sorbonne.fr/search</w:t>
        </w:r>
      </w:hyperlink>
      <w:r>
        <w:t xml:space="preserve">?</w:t>
      </w:r>
      <w:r/>
    </w:p>
    <w:p w14:paraId="17541044" w14:textId="77777777">
      <w:pPr>
        <w:pBdr/>
        <w:spacing/>
        <w:ind/>
        <w:rPr/>
      </w:pPr>
      <w:r/>
      <w:r/>
    </w:p>
    <w:p w14:paraId="0F00C138" w14:textId="2503839F">
      <w:pPr>
        <w:pStyle w:val="818"/>
        <w:pBdr/>
        <w:spacing/>
        <w:ind w:left="1701"/>
        <w:rPr/>
      </w:pPr>
      <w:r/>
      <w:bookmarkStart w:id="41" w:name="_Toc235604931"/>
      <w:r/>
      <w:bookmarkStart w:id="42" w:name="_Toc236046766"/>
      <w:r>
        <w:t xml:space="preserve">Ma proposition</w:t>
      </w:r>
      <w:bookmarkEnd w:id="41"/>
      <w:r/>
      <w:bookmarkEnd w:id="42"/>
      <w:r/>
      <w:r/>
    </w:p>
    <w:p w14:paraId="2B0143E2" w14:textId="7DB18183">
      <w:pPr>
        <w:pStyle w:val="818"/>
        <w:pBdr/>
        <w:spacing/>
        <w:ind w:left="1701"/>
        <w:rPr/>
      </w:pPr>
      <w:r/>
      <w:bookmarkStart w:id="43" w:name="_Toc235604932"/>
      <w:r/>
      <w:bookmarkStart w:id="44" w:name="_Toc236046767"/>
      <w:r>
        <w:t xml:space="preserve">Eléments techniques</w:t>
      </w:r>
      <w:bookmarkEnd w:id="43"/>
      <w:r/>
      <w:bookmarkEnd w:id="44"/>
      <w:r/>
      <w:r/>
    </w:p>
    <w:p w14:paraId="6A95F3F7" w14:textId="444A6939">
      <w:pPr>
        <w:pStyle w:val="818"/>
        <w:pBdr/>
        <w:spacing/>
        <w:ind w:left="1701"/>
        <w:rPr/>
      </w:pPr>
      <w:r/>
      <w:bookmarkStart w:id="45" w:name="_Toc235604933"/>
      <w:r/>
      <w:bookmarkStart w:id="46" w:name="_Toc236046768"/>
      <w:r>
        <w:t xml:space="preserve">Réponse aux besoins identifiés par les personae</w:t>
      </w:r>
      <w:bookmarkEnd w:id="45"/>
      <w:r/>
      <w:bookmarkEnd w:id="46"/>
      <w:r/>
      <w:r/>
    </w:p>
    <w:p w14:paraId="6840C6A9" w14:textId="77777777">
      <w:pPr>
        <w:pBdr/>
        <w:spacing/>
        <w:ind/>
        <w:rPr/>
      </w:pPr>
      <w:r/>
      <w:r/>
    </w:p>
    <w:p w14:paraId="15BD33C8" w14:textId="77777777">
      <w:pPr>
        <w:pStyle w:val="817"/>
        <w:pBdr/>
        <w:spacing/>
        <w:ind w:left="1284"/>
        <w:rPr/>
      </w:pPr>
      <w:r/>
      <w:bookmarkStart w:id="47" w:name="_Toc235604934"/>
      <w:r/>
      <w:bookmarkStart w:id="48" w:name="_Toc236046769"/>
      <w:r>
        <w:t xml:space="preserve">La page d’un document</w:t>
      </w:r>
      <w:bookmarkEnd w:id="47"/>
      <w:r/>
      <w:bookmarkEnd w:id="48"/>
      <w:r/>
      <w:r/>
    </w:p>
    <w:p w14:paraId="16784C76" w14:textId="7203AA7F">
      <w:pPr>
        <w:pStyle w:val="818"/>
        <w:pBdr/>
        <w:spacing/>
        <w:ind w:left="1701"/>
        <w:rPr/>
      </w:pPr>
      <w:r/>
      <w:bookmarkStart w:id="49" w:name="_Toc235604935"/>
      <w:r/>
      <w:bookmarkStart w:id="50" w:name="_Toc236046770"/>
      <w:r/>
      <w:commentRangeStart w:id="8"/>
      <w:r>
        <w:t xml:space="preserve">Les besoins identifiés </w:t>
      </w:r>
      <w:bookmarkEnd w:id="49"/>
      <w:r/>
      <w:commentRangeEnd w:id="8"/>
      <w:r>
        <w:commentReference w:id="8"/>
      </w:r>
      <w:r/>
      <w:bookmarkEnd w:id="50"/>
      <w:r/>
      <w:r/>
    </w:p>
    <w:p w14:paraId="201A0550" w14:textId="77777777">
      <w:pPr>
        <w:pStyle w:val="836"/>
        <w:numPr>
          <w:ilvl w:val="0"/>
          <w:numId w:val="5"/>
        </w:numPr>
        <w:pBdr/>
        <w:spacing w:line="360" w:lineRule="auto"/>
        <w:ind/>
        <w:rPr>
          <w:rFonts w:ascii="Trebuchet MS" w:hAnsi="Trebuchet MS"/>
        </w:rPr>
      </w:pPr>
      <w:r>
        <w:rPr>
          <w:rFonts w:ascii="Trebuchet MS" w:hAnsi="Trebuchet MS"/>
        </w:rPr>
        <w:t xml:space="preserve">Une page descriptive par document numérisé</w:t>
      </w:r>
      <w:r>
        <w:rPr>
          <w:rFonts w:ascii="Trebuchet MS" w:hAnsi="Trebuchet MS"/>
        </w:rPr>
      </w:r>
    </w:p>
    <w:p w14:paraId="214A9B9E" w14:textId="77777777">
      <w:pPr>
        <w:pStyle w:val="836"/>
        <w:numPr>
          <w:ilvl w:val="0"/>
          <w:numId w:val="5"/>
        </w:numPr>
        <w:pBdr/>
        <w:spacing w:line="360" w:lineRule="auto"/>
        <w:ind/>
        <w:rPr>
          <w:rFonts w:ascii="Trebuchet MS" w:hAnsi="Trebuchet MS"/>
        </w:rPr>
      </w:pPr>
      <w:r/>
      <w:commentRangeStart w:id="9"/>
      <w:r>
        <w:rPr>
          <w:rFonts w:ascii="Trebuchet MS" w:hAnsi="Trebuchet MS"/>
        </w:rPr>
        <w:t xml:space="preserve">Visionneuse Mirador</w:t>
      </w:r>
      <w:commentRangeEnd w:id="9"/>
      <w:r>
        <w:commentReference w:id="9"/>
      </w:r>
      <w:r>
        <w:rPr>
          <w:rStyle w:val="841"/>
          <w:rFonts w:ascii="Trebuchet MS" w:hAnsi="Trebuchet MS"/>
        </w:rPr>
      </w:r>
      <w:r>
        <w:rPr>
          <w:rFonts w:ascii="Trebuchet MS" w:hAnsi="Trebuchet MS"/>
        </w:rPr>
      </w:r>
    </w:p>
    <w:p w14:paraId="0E67CF66" w14:textId="77777777">
      <w:pPr>
        <w:pStyle w:val="836"/>
        <w:numPr>
          <w:ilvl w:val="0"/>
          <w:numId w:val="5"/>
        </w:numPr>
        <w:pBdr/>
        <w:spacing w:line="360" w:lineRule="auto"/>
        <w:ind/>
        <w:rPr>
          <w:rFonts w:ascii="Trebuchet MS" w:hAnsi="Trebuchet MS"/>
        </w:rPr>
      </w:pPr>
      <w:r>
        <w:rPr>
          <w:rFonts w:ascii="Trebuchet MS" w:hAnsi="Trebuchet MS"/>
        </w:rPr>
        <w:t xml:space="preserve">Rebonds à l’intérieur de la bibliothèque numérique</w:t>
      </w:r>
      <w:r>
        <w:rPr>
          <w:rFonts w:ascii="Trebuchet MS" w:hAnsi="Trebuchet MS"/>
        </w:rPr>
      </w:r>
    </w:p>
    <w:p w14:paraId="4640AFCD" w14:textId="20F5A4E8">
      <w:pPr>
        <w:pStyle w:val="836"/>
        <w:numPr>
          <w:ilvl w:val="0"/>
          <w:numId w:val="5"/>
        </w:numPr>
        <w:pBdr/>
        <w:spacing w:line="360" w:lineRule="auto"/>
        <w:ind/>
        <w:rPr>
          <w:rFonts w:ascii="Trebuchet MS" w:hAnsi="Trebuchet MS"/>
        </w:rPr>
      </w:pPr>
      <w:r>
        <w:rPr>
          <w:rFonts w:ascii="Trebuchet MS" w:hAnsi="Trebuchet MS"/>
        </w:rPr>
        <w:t xml:space="preserve">Liens vers l’extérieur de la bibliothèque numérique</w:t>
      </w:r>
      <w:r>
        <w:rPr>
          <w:rFonts w:ascii="Trebuchet MS" w:hAnsi="Trebuchet MS"/>
        </w:rPr>
      </w:r>
    </w:p>
    <w:p w14:paraId="3AA5162D" w14:textId="77777777">
      <w:pPr>
        <w:pStyle w:val="836"/>
        <w:numPr>
          <w:ilvl w:val="0"/>
          <w:numId w:val="5"/>
        </w:numPr>
        <w:pBdr/>
        <w:spacing w:line="360" w:lineRule="auto"/>
        <w:ind/>
        <w:rPr>
          <w:rFonts w:ascii="Trebuchet MS" w:hAnsi="Trebuchet MS"/>
        </w:rPr>
      </w:pPr>
      <w:r>
        <w:rPr>
          <w:rFonts w:ascii="Trebuchet MS" w:hAnsi="Trebuchet MS"/>
        </w:rPr>
        <w:t xml:space="preserve">Citation de la ressource</w:t>
      </w:r>
      <w:r>
        <w:rPr>
          <w:rFonts w:ascii="Trebuchet MS" w:hAnsi="Trebuchet MS"/>
        </w:rPr>
      </w:r>
    </w:p>
    <w:p w14:paraId="6A5099DB" w14:textId="77777777">
      <w:pPr>
        <w:pStyle w:val="836"/>
        <w:numPr>
          <w:ilvl w:val="0"/>
          <w:numId w:val="5"/>
        </w:numPr>
        <w:pBdr/>
        <w:spacing w:line="360" w:lineRule="auto"/>
        <w:ind/>
        <w:rPr>
          <w:rFonts w:ascii="Trebuchet MS" w:hAnsi="Trebuchet MS"/>
        </w:rPr>
      </w:pPr>
      <w:r>
        <w:rPr>
          <w:rFonts w:ascii="Trebuchet MS" w:hAnsi="Trebuchet MS"/>
        </w:rPr>
        <w:t xml:space="preserve">Exportation des données sous différents formats</w:t>
      </w:r>
      <w:r>
        <w:rPr>
          <w:rFonts w:ascii="Trebuchet MS" w:hAnsi="Trebuchet MS"/>
        </w:rPr>
      </w:r>
    </w:p>
    <w:p w14:paraId="312B5AC6" w14:textId="16C6022F">
      <w:pPr>
        <w:pStyle w:val="818"/>
        <w:pBdr/>
        <w:spacing/>
        <w:ind w:left="1701"/>
        <w:rPr/>
      </w:pPr>
      <w:r/>
      <w:bookmarkStart w:id="53" w:name="_Toc235604936"/>
      <w:r/>
      <w:bookmarkStart w:id="54" w:name="_Toc236046771"/>
      <w:r>
        <w:t xml:space="preserve">Benchmark</w:t>
      </w:r>
      <w:bookmarkEnd w:id="53"/>
      <w:r/>
      <w:bookmarkEnd w:id="54"/>
      <w:r>
        <w:t xml:space="preserve"> </w:t>
      </w:r>
      <w:r/>
    </w:p>
    <w:p w14:paraId="151B3E3C" w14:textId="77777777">
      <w:pPr>
        <w:pBdr/>
        <w:spacing/>
        <w:ind/>
        <w:rPr/>
      </w:pPr>
      <w:r/>
      <w:r/>
    </w:p>
    <w:p w14:paraId="364FA9AE" w14:textId="55C99633">
      <w:pPr>
        <w:pStyle w:val="819"/>
        <w:pBdr/>
        <w:spacing/>
        <w:ind/>
        <w:rPr/>
      </w:pPr>
      <w:r>
        <w:t xml:space="preserve">Cariatide </w:t>
      </w:r>
      <w:r/>
    </w:p>
    <w:p w14:paraId="31940D3A" w14:textId="77777777">
      <w:pPr>
        <w:pStyle w:val="836"/>
        <w:pBdr/>
        <w:spacing/>
        <w:ind w:left="2484"/>
        <w:rPr>
          <w:u w:val="single"/>
        </w:rPr>
      </w:pPr>
      <w:r>
        <w:rPr>
          <w:u w:val="single"/>
        </w:rPr>
      </w:r>
      <w:r>
        <w:rPr>
          <w:u w:val="single"/>
        </w:rPr>
      </w:r>
    </w:p>
    <w:p w14:paraId="54EAD9DC" w14:textId="446D75DE">
      <w:pPr>
        <w:pStyle w:val="836"/>
        <w:pBdr/>
        <w:spacing/>
        <w:ind w:left="2136"/>
        <w:rPr>
          <w:moveTo w:id="13" w:author="BOLARD Cécile" w:date="2026-07-26T20:14:00Z"/>
        </w:rPr>
      </w:pPr>
      <w:moveTo w:id="14" w:author="BOLARD Cécile" w:date="2026-07-26T20:14:00Z">
        <w:r>
          <w:fldChar w:fldCharType="begin"/>
        </w:r>
      </w:moveTo>
      <w:moveTo w:id="15" w:author="BOLARD Cécile" w:date="2026-07-26T20:14:00Z">
        <w:r>
          <w:instrText xml:space="preserve"> HYPERLINK "https://bibliotheque-numerique.inha.fr/collection/item/30452-dessins-de-costumes-par-berain-pour-des-pieces-de-lully?offset=1" \l "item_data_title" </w:instrText>
        </w:r>
      </w:moveTo>
      <w:moveTo w:id="16" w:author="BOLARD Cécile" w:date="2026-07-26T20:14:00Z">
        <w:r>
          <w:fldChar w:fldCharType="separate"/>
        </w:r>
      </w:moveTo>
      <w:moveTo w:id="17" w:author="BOLARD Cécile" w:date="2026-07-26T20:14:00Z">
        <w:r>
          <w:rPr>
            <w:rStyle w:val="840"/>
          </w:rPr>
          <w:t xml:space="preserve">https://bibliotheque-numerique.inha.fr/collection/item/30452-dessins-de-costumes-par-berain-pour-des-pieces-de-lully?offset=1#item_data_title</w:t>
        </w:r>
      </w:moveTo>
      <w:moveTo w:id="18" w:author="BOLARD Cécile" w:date="2026-07-26T20:14:00Z">
        <w:r>
          <w:rPr>
            <w:rStyle w:val="840"/>
          </w:rPr>
          <w:fldChar w:fldCharType="end"/>
        </w:r>
      </w:moveTo>
      <w:moveTo w:id="19" w:author="BOLARD Cécile" w:date="2026-07-26T20:14:00Z">
        <w:r/>
      </w:moveTo>
    </w:p>
    <w:p w14:paraId="67B0AEEE" w14:textId="77777777">
      <w:pPr>
        <w:pBdr/>
        <w:spacing/>
        <w:ind/>
        <w:rPr/>
      </w:pPr>
      <w:r/>
      <w:r/>
    </w:p>
    <w:p w14:paraId="67462D34" w14:textId="77777777">
      <w:pPr>
        <w:pBdr/>
        <w:spacing/>
        <w:ind/>
        <w:jc w:val="center"/>
        <w:rPr/>
      </w:pPr>
      <w:r>
        <w:rPr>
          <w:lang w:eastAsia="fr-FR"/>
        </w:rPr>
        <mc:AlternateContent>
          <mc:Choice Requires="wpg">
            <w:drawing>
              <wp:inline xmlns:wp="http://schemas.openxmlformats.org/drawingml/2006/wordprocessingDrawing" distT="0" distB="0" distL="0" distR="0">
                <wp:extent cx="4281432" cy="2240421"/>
                <wp:effectExtent l="0" t="0" r="508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4"/>
                        <a:stretch/>
                      </pic:blipFill>
                      <pic:spPr bwMode="auto">
                        <a:xfrm>
                          <a:off x="0" y="0"/>
                          <a:ext cx="4316971" cy="22590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37.12pt;height:176.41pt;mso-wrap-distance-left:0.00pt;mso-wrap-distance-top:0.00pt;mso-wrap-distance-right:0.00pt;mso-wrap-distance-bottom:0.00pt;z-index:1;" stroked="false">
                <v:imagedata r:id="rId14" o:title=""/>
                <o:lock v:ext="edit" rotation="t"/>
              </v:shape>
            </w:pict>
          </mc:Fallback>
        </mc:AlternateContent>
      </w:r>
      <w:r/>
    </w:p>
    <w:p w14:paraId="0A41047A" w14:textId="77777777">
      <w:pPr>
        <w:pBdr/>
        <w:spacing/>
        <w:ind/>
        <w:jc w:val="center"/>
        <w:rPr/>
      </w:pPr>
      <w:r>
        <w:rPr>
          <w:lang w:eastAsia="fr-FR"/>
        </w:rPr>
        <mc:AlternateContent>
          <mc:Choice Requires="wpg">
            <w:drawing>
              <wp:inline xmlns:wp="http://schemas.openxmlformats.org/drawingml/2006/wordprocessingDrawing" distT="0" distB="0" distL="0" distR="0">
                <wp:extent cx="4290646" cy="3042045"/>
                <wp:effectExtent l="0" t="0" r="0" b="6350"/>
                <wp:docPr id="4"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5"/>
                        <a:stretch/>
                      </pic:blipFill>
                      <pic:spPr bwMode="auto">
                        <a:xfrm>
                          <a:off x="0" y="0"/>
                          <a:ext cx="4316453" cy="30603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37.85pt;height:239.53pt;mso-wrap-distance-left:0.00pt;mso-wrap-distance-top:0.00pt;mso-wrap-distance-right:0.00pt;mso-wrap-distance-bottom:0.00pt;z-index:1;" stroked="false">
                <v:imagedata r:id="rId15" o:title=""/>
                <o:lock v:ext="edit" rotation="t"/>
              </v:shape>
            </w:pict>
          </mc:Fallback>
        </mc:AlternateContent>
      </w:r>
      <w:r/>
    </w:p>
    <w:p w14:paraId="7B5574F6" w14:textId="77777777">
      <w:pPr>
        <w:pBdr/>
        <w:spacing/>
        <w:ind/>
        <w:jc w:val="center"/>
        <w:rPr/>
      </w:pPr>
      <w:r>
        <w:rPr>
          <w:lang w:eastAsia="fr-FR"/>
        </w:rPr>
        <mc:AlternateContent>
          <mc:Choice Requires="wpg">
            <w:drawing>
              <wp:inline xmlns:wp="http://schemas.openxmlformats.org/drawingml/2006/wordprocessingDrawing" distT="0" distB="0" distL="0" distR="0">
                <wp:extent cx="4248443" cy="3285859"/>
                <wp:effectExtent l="0" t="0" r="0" b="0"/>
                <wp:docPr id="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6"/>
                        <a:stretch/>
                      </pic:blipFill>
                      <pic:spPr bwMode="auto">
                        <a:xfrm>
                          <a:off x="0" y="0"/>
                          <a:ext cx="4253776" cy="32899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34.52pt;height:258.73pt;mso-wrap-distance-left:0.00pt;mso-wrap-distance-top:0.00pt;mso-wrap-distance-right:0.00pt;mso-wrap-distance-bottom:0.00pt;z-index:1;" stroked="false">
                <v:imagedata r:id="rId16" o:title=""/>
                <o:lock v:ext="edit" rotation="t"/>
              </v:shape>
            </w:pict>
          </mc:Fallback>
        </mc:AlternateContent>
      </w:r>
      <w:r/>
    </w:p>
    <w:p w14:paraId="18750DDC" w14:textId="169D5506">
      <w:pPr>
        <w:pBdr/>
        <w:spacing/>
        <w:ind/>
        <w:jc w:val="center"/>
        <w:rPr>
          <w:ins w:id="20" w:author="BOLARD Cécile" w:date="2026-07-26T20:16:00Z"/>
          <w:rStyle w:val="840"/>
        </w:rPr>
      </w:pPr>
      <w:moveFrom w:id="21" w:author="BOLARD Cécile" w:date="2026-07-26T20:14:00Z">
        <w:r>
          <w:fldChar w:fldCharType="begin"/>
        </w:r>
      </w:moveFrom>
      <w:moveFrom w:id="22" w:author="BOLARD Cécile" w:date="2026-07-26T20:14:00Z">
        <w:r>
          <w:instrText xml:space="preserve"> HYPERLINK "https://bibliotheque-numerique.inha.fr/collection/item/30452-dessins-de-costumes-par-berain-pour-des-pieces-de-lully?offset=1" \l "item_data_title" </w:instrText>
        </w:r>
      </w:moveFrom>
      <w:moveFrom w:id="23" w:author="BOLARD Cécile" w:date="2026-07-26T20:14:00Z">
        <w:r>
          <w:fldChar w:fldCharType="separate"/>
        </w:r>
      </w:moveFrom>
      <w:moveFrom w:id="24" w:author="BOLARD Cécile" w:date="2026-07-26T20:14:00Z">
        <w:r>
          <w:rPr>
            <w:rStyle w:val="840"/>
          </w:rPr>
          <w:t xml:space="preserve">https://bibliotheque-numerique.inha.fr/collection/item/30452-dessins-de-costumes-par-berain-pour-des-pieces-de-lully?offset=1#item_data_title</w:t>
        </w:r>
      </w:moveFrom>
      <w:moveFrom w:id="25" w:author="BOLARD Cécile" w:date="2026-07-26T20:14:00Z">
        <w:r>
          <w:rPr>
            <w:rStyle w:val="840"/>
          </w:rPr>
          <w:fldChar w:fldCharType="end"/>
        </w:r>
      </w:moveFrom>
      <w:ins w:id="26" w:author="BOLARD Cécile" w:date="2026-07-26T20:16:00Z">
        <w:r>
          <w:rPr>
            <w:rStyle w:val="840"/>
          </w:rPr>
        </w:r>
      </w:ins>
    </w:p>
    <w:p w14:paraId="2CD3910F" w14:textId="165ED5C6">
      <w:pPr>
        <w:pBdr/>
        <w:spacing/>
        <w:ind/>
        <w:rPr>
          <w:ins w:id="28" w:author="BOLARD Cécile" w:date="2026-07-26T20:17:00Z"/>
          <w:rStyle w:val="840"/>
          <w:color w:val="000000" w:themeColor="text1"/>
          <w:u w:val="none"/>
          <w:rPrChange w:id="27" w:author="BOLARD Cécile" w:date="2026-07-26T20:21:00Z">
            <w:rPr/>
          </w:rPrChange>
        </w:rPr>
        <w:pPrChange w:author="BOLARD Cécile" w:date="2026-07-26T20:16:00Z" w:id="29">
          <w:pPr>
            <w:pBdr/>
            <w:spacing/>
            <w:ind/>
            <w:jc w:val="center"/>
          </w:pPr>
        </w:pPrChange>
      </w:pPr>
      <w:ins w:id="30" w:author="BOLARD Cécile" w:date="2026-07-26T20:24:00Z">
        <w:r>
          <w:rPr>
            <w:rStyle w:val="840"/>
            <w:color w:val="000000" w:themeColor="text1"/>
            <w:u w:val="none"/>
          </w:rPr>
          <w:t xml:space="preserve">Eléments appréciés : </w:t>
        </w:r>
      </w:ins>
      <w:ins w:id="31" w:author="BOLARD Cécile" w:date="2026-07-26T20:17:00Z">
        <w:r>
          <w:rPr>
            <w:rStyle w:val="840"/>
            <w:color w:val="000000" w:themeColor="text1"/>
            <w:u w:val="none"/>
            <w:rPrChange w:id="32" w:author="BOLARD Cécile" w:date="2026-07-26T20:21:00Z">
              <w:rPr/>
            </w:rPrChange>
          </w:rPr>
        </w:r>
      </w:ins>
    </w:p>
    <w:p w14:paraId="0219522C" w14:textId="06DB991A">
      <w:pPr>
        <w:pStyle w:val="836"/>
        <w:numPr>
          <w:ilvl w:val="0"/>
          <w:numId w:val="17"/>
        </w:numPr>
        <w:pBdr/>
        <w:spacing/>
        <w:ind/>
        <w:rPr>
          <w:ins w:id="34" w:author="BOLARD Cécile" w:date="2026-07-26T20:17:00Z"/>
          <w:rStyle w:val="840"/>
          <w:color w:val="000000" w:themeColor="text1"/>
          <w:u w:val="none"/>
          <w:rPrChange w:id="33" w:author="BOLARD Cécile" w:date="2026-07-26T20:21:00Z">
            <w:rPr/>
          </w:rPrChange>
        </w:rPr>
        <w:pPrChange w:author="BOLARD Cécile" w:date="2026-07-26T20:20:00Z" w:id="35">
          <w:pPr>
            <w:pBdr/>
            <w:spacing/>
            <w:ind/>
            <w:jc w:val="center"/>
          </w:pPr>
        </w:pPrChange>
      </w:pPr>
      <w:ins w:id="36" w:author="BOLARD Cécile" w:date="2026-07-26T20:17:00Z">
        <w:r>
          <w:rPr>
            <w:rStyle w:val="840"/>
            <w:rFonts w:ascii="Trebuchet MS" w:hAnsi="Trebuchet MS"/>
            <w:color w:val="000000" w:themeColor="text1"/>
            <w:u w:val="none"/>
            <w:rPrChange w:id="37" w:author="BOLARD Cécile" w:date="2026-07-26T20:21:00Z">
              <w:rPr/>
            </w:rPrChange>
          </w:rPr>
          <w:t xml:space="preserve">La clarté des informations</w:t>
        </w:r>
      </w:ins>
      <w:ins w:id="38" w:author="BOLARD Cécile" w:date="2026-07-26T20:17:00Z">
        <w:r>
          <w:rPr>
            <w:rStyle w:val="840"/>
            <w:color w:val="000000" w:themeColor="text1"/>
            <w:u w:val="none"/>
            <w:rPrChange w:id="39" w:author="BOLARD Cécile" w:date="2026-07-26T20:21:00Z">
              <w:rPr/>
            </w:rPrChange>
          </w:rPr>
        </w:r>
      </w:ins>
    </w:p>
    <w:p w14:paraId="318D33EB" w14:textId="2FEE0148">
      <w:pPr>
        <w:pStyle w:val="836"/>
        <w:numPr>
          <w:ilvl w:val="0"/>
          <w:numId w:val="17"/>
        </w:numPr>
        <w:pBdr/>
        <w:spacing/>
        <w:ind/>
        <w:rPr>
          <w:ins w:id="41" w:author="BOLARD Cécile" w:date="2026-07-26T20:18:00Z"/>
          <w:rStyle w:val="840"/>
          <w:rFonts w:ascii="Trebuchet MS" w:hAnsi="Trebuchet MS"/>
          <w:color w:val="000000" w:themeColor="text1"/>
          <w:u w:val="none"/>
          <w:rPrChange w:id="40" w:author="BOLARD Cécile" w:date="2026-07-26T20:21:00Z">
            <w:rPr>
              <w:rFonts w:asciiTheme="minorHAnsi" w:hAnsiTheme="minorHAnsi"/>
            </w:rPr>
          </w:rPrChange>
        </w:rPr>
        <w:pPrChange w:author="BOLARD Cécile" w:date="2026-07-26T20:20:00Z" w:id="42">
          <w:pPr>
            <w:pBdr/>
            <w:spacing/>
            <w:ind/>
            <w:jc w:val="center"/>
          </w:pPr>
        </w:pPrChange>
      </w:pPr>
      <w:ins w:id="43" w:author="BOLARD Cécile" w:date="2026-07-26T20:17:00Z">
        <w:r>
          <w:rPr>
            <w:rStyle w:val="840"/>
            <w:rFonts w:ascii="Trebuchet MS" w:hAnsi="Trebuchet MS"/>
            <w:color w:val="000000" w:themeColor="text1"/>
            <w:u w:val="none"/>
            <w:rPrChange w:id="44" w:author="BOLARD Cécile" w:date="2026-07-26T20:21:00Z">
              <w:rPr/>
            </w:rPrChange>
          </w:rPr>
          <w:t xml:space="preserve">Les rebonds internes (auteurs, </w:t>
        </w:r>
      </w:ins>
      <w:ins w:id="45" w:author="BOLARD Cécile" w:date="2026-07-26T20:18:00Z">
        <w:r>
          <w:rPr>
            <w:rStyle w:val="840"/>
            <w:rFonts w:ascii="Trebuchet MS" w:hAnsi="Trebuchet MS"/>
            <w:color w:val="000000" w:themeColor="text1"/>
            <w:u w:val="none"/>
            <w:rPrChange w:id="46" w:author="BOLARD Cécile" w:date="2026-07-26T20:21:00Z">
              <w:rPr/>
            </w:rPrChange>
          </w:rPr>
          <w:t xml:space="preserve">focus thématiques…)</w:t>
        </w:r>
      </w:ins>
      <w:ins w:id="47" w:author="BOLARD Cécile" w:date="2026-07-26T20:18:00Z">
        <w:r>
          <w:rPr>
            <w:rStyle w:val="840"/>
            <w:rFonts w:ascii="Trebuchet MS" w:hAnsi="Trebuchet MS"/>
            <w:color w:val="000000" w:themeColor="text1"/>
            <w:u w:val="none"/>
            <w:rPrChange w:id="48" w:author="BOLARD Cécile" w:date="2026-07-26T20:21:00Z">
              <w:rPr>
                <w:rFonts w:asciiTheme="minorHAnsi" w:hAnsiTheme="minorHAnsi"/>
              </w:rPr>
            </w:rPrChange>
          </w:rPr>
        </w:r>
      </w:ins>
    </w:p>
    <w:p w14:paraId="58B40112" w14:textId="0AED8929">
      <w:pPr>
        <w:pStyle w:val="836"/>
        <w:numPr>
          <w:ilvl w:val="0"/>
          <w:numId w:val="17"/>
        </w:numPr>
        <w:pBdr/>
        <w:spacing/>
        <w:ind/>
        <w:rPr>
          <w:ins w:id="50" w:author="BOLARD Cécile" w:date="2026-07-26T20:19:00Z"/>
          <w:rStyle w:val="840"/>
          <w:rFonts w:ascii="Trebuchet MS" w:hAnsi="Trebuchet MS"/>
          <w:color w:val="000000" w:themeColor="text1"/>
          <w:u w:val="none"/>
          <w:rPrChange w:id="49" w:author="BOLARD Cécile" w:date="2026-07-26T20:21:00Z">
            <w:rPr>
              <w:rFonts w:asciiTheme="minorHAnsi" w:hAnsiTheme="minorHAnsi"/>
            </w:rPr>
          </w:rPrChange>
        </w:rPr>
        <w:pPrChange w:author="BOLARD Cécile" w:date="2026-07-26T20:20:00Z" w:id="51">
          <w:pPr>
            <w:pBdr/>
            <w:spacing/>
            <w:ind/>
            <w:jc w:val="center"/>
          </w:pPr>
        </w:pPrChange>
      </w:pPr>
      <w:ins w:id="52" w:author="BOLARD Cécile" w:date="2026-07-26T20:18:00Z">
        <w:r>
          <w:rPr>
            <w:rStyle w:val="840"/>
            <w:rFonts w:ascii="Trebuchet MS" w:hAnsi="Trebuchet MS"/>
            <w:color w:val="000000" w:themeColor="text1"/>
            <w:u w:val="none"/>
            <w:rPrChange w:id="53" w:author="BOLARD Cécile" w:date="2026-07-26T20:21:00Z">
              <w:rPr/>
            </w:rPrChange>
          </w:rPr>
          <w:t xml:space="preserve">Les liens vers le catalogue</w:t>
        </w:r>
      </w:ins>
      <w:ins w:id="54" w:author="BOLARD Cécile" w:date="2026-07-26T20:19:00Z">
        <w:r>
          <w:rPr>
            <w:rStyle w:val="840"/>
            <w:rFonts w:ascii="Trebuchet MS" w:hAnsi="Trebuchet MS"/>
            <w:color w:val="000000" w:themeColor="text1"/>
            <w:u w:val="none"/>
            <w:rPrChange w:id="55" w:author="BOLARD Cécile" w:date="2026-07-26T20:21:00Z">
              <w:rPr>
                <w:rFonts w:asciiTheme="minorHAnsi" w:hAnsiTheme="minorHAnsi"/>
              </w:rPr>
            </w:rPrChange>
          </w:rPr>
        </w:r>
      </w:ins>
    </w:p>
    <w:p w14:paraId="55B3A264" w14:textId="3108B413">
      <w:pPr>
        <w:pStyle w:val="836"/>
        <w:numPr>
          <w:ilvl w:val="0"/>
          <w:numId w:val="17"/>
        </w:numPr>
        <w:pBdr/>
        <w:spacing/>
        <w:ind/>
        <w:rPr>
          <w:ins w:id="57" w:author="BOLARD Cécile" w:date="2026-07-26T20:20:00Z"/>
          <w:rStyle w:val="840"/>
          <w:rFonts w:ascii="Trebuchet MS" w:hAnsi="Trebuchet MS"/>
          <w:color w:val="000000" w:themeColor="text1"/>
          <w:u w:val="none"/>
          <w:rPrChange w:id="56" w:author="BOLARD Cécile" w:date="2026-07-26T20:21:00Z">
            <w:rPr>
              <w:rFonts w:asciiTheme="minorHAnsi" w:hAnsiTheme="minorHAnsi"/>
              <w:color w:val="000000" w:themeColor="text1"/>
              <w:u w:val="none"/>
            </w:rPr>
          </w:rPrChange>
        </w:rPr>
        <w:pPrChange w:author="BOLARD Cécile" w:date="2026-07-26T20:20:00Z" w:id="58">
          <w:pPr>
            <w:pBdr/>
            <w:spacing/>
            <w:ind/>
            <w:jc w:val="center"/>
          </w:pPr>
        </w:pPrChange>
      </w:pPr>
      <w:ins w:id="59" w:author="BOLARD Cécile" w:date="2026-07-26T20:19:00Z">
        <w:r>
          <w:rPr>
            <w:rStyle w:val="840"/>
            <w:rFonts w:ascii="Trebuchet MS" w:hAnsi="Trebuchet MS"/>
            <w:color w:val="000000" w:themeColor="text1"/>
            <w:u w:val="none"/>
            <w:rPrChange w:id="60" w:author="BOLARD Cécile" w:date="2026-07-26T20:21:00Z">
              <w:rPr/>
            </w:rPrChange>
          </w:rPr>
          <w:t xml:space="preserve">Le </w:t>
        </w:r>
      </w:ins>
      <w:ins w:id="61" w:author="BOLARD Cécile" w:date="2026-07-26T20:19:00Z">
        <w:r>
          <w:rPr>
            <w:rStyle w:val="840"/>
            <w:rFonts w:ascii="Trebuchet MS" w:hAnsi="Trebuchet MS"/>
            <w:color w:val="000000" w:themeColor="text1"/>
            <w:u w:val="none"/>
            <w:rPrChange w:id="62" w:author="BOLARD Cécile" w:date="2026-07-26T20:21:00Z">
              <w:rPr/>
            </w:rPrChange>
          </w:rPr>
          <w:t xml:space="preserve">manifest</w:t>
        </w:r>
      </w:ins>
      <w:ins w:id="63" w:author="BOLARD Cécile" w:date="2026-07-26T20:19:00Z">
        <w:r>
          <w:rPr>
            <w:rStyle w:val="840"/>
            <w:rFonts w:ascii="Trebuchet MS" w:hAnsi="Trebuchet MS"/>
            <w:color w:val="000000" w:themeColor="text1"/>
            <w:u w:val="none"/>
            <w:rPrChange w:id="64" w:author="BOLARD Cécile" w:date="2026-07-26T20:21:00Z">
              <w:rPr/>
            </w:rPrChange>
          </w:rPr>
          <w:t xml:space="preserve"> facilement accessible</w:t>
        </w:r>
      </w:ins>
      <w:ins w:id="65" w:author="BOLARD Cécile" w:date="2026-07-26T20:20:00Z">
        <w:r>
          <w:rPr>
            <w:rStyle w:val="840"/>
            <w:rFonts w:ascii="Trebuchet MS" w:hAnsi="Trebuchet MS"/>
            <w:color w:val="000000" w:themeColor="text1"/>
            <w:u w:val="none"/>
            <w:rPrChange w:id="66" w:author="BOLARD Cécile" w:date="2026-07-26T20:21:00Z">
              <w:rPr>
                <w:rFonts w:asciiTheme="minorHAnsi" w:hAnsiTheme="minorHAnsi"/>
                <w:color w:val="000000" w:themeColor="text1"/>
                <w:u w:val="none"/>
              </w:rPr>
            </w:rPrChange>
          </w:rPr>
        </w:r>
      </w:ins>
    </w:p>
    <w:p w14:paraId="35F11CA9" w14:textId="0E2FDEB1">
      <w:pPr>
        <w:pBdr/>
        <w:spacing/>
        <w:ind/>
        <w:rPr>
          <w:ins w:id="67" w:author="BOLARD Cécile" w:date="2026-07-26T20:20:00Z"/>
          <w:rStyle w:val="840"/>
          <w:rFonts w:asciiTheme="minorHAnsi" w:hAnsiTheme="minorHAnsi"/>
          <w:color w:val="000000" w:themeColor="text1"/>
          <w:u w:val="none"/>
        </w:rPr>
        <w:pPrChange w:author="BOLARD Cécile" w:date="2026-07-26T20:20:00Z" w:id="68">
          <w:pPr>
            <w:pBdr/>
            <w:spacing/>
            <w:ind/>
            <w:jc w:val="center"/>
          </w:pPr>
        </w:pPrChange>
      </w:pPr>
      <w:r>
        <w:rPr>
          <w:rFonts w:asciiTheme="minorHAnsi" w:hAnsiTheme="minorHAnsi"/>
          <w:color w:val="000000" w:themeColor="text1"/>
          <w:u w:val="none"/>
        </w:rPr>
      </w:r>
      <w:ins w:id="69" w:author="BOLARD Cécile" w:date="2026-07-26T20:20:00Z">
        <w:r>
          <w:rPr>
            <w:rStyle w:val="840"/>
            <w:rFonts w:asciiTheme="minorHAnsi" w:hAnsiTheme="minorHAnsi"/>
            <w:color w:val="000000" w:themeColor="text1"/>
            <w:u w:val="none"/>
          </w:rPr>
        </w:r>
      </w:ins>
    </w:p>
    <w:p w14:paraId="5D7EF5CE" w14:textId="634CCE9B">
      <w:pPr>
        <w:pStyle w:val="819"/>
        <w:pBdr/>
        <w:spacing/>
        <w:ind w:left="2988"/>
        <w:rPr>
          <w:ins w:id="71" w:author="BOLARD Cécile" w:date="2026-07-26T20:22:00Z"/>
          <w:rPrChange w:id="70" w:author="BOLARD Cécile" w:date="2026-07-27T12:11:00Z">
            <w:rPr>
              <w:u w:val="single"/>
            </w:rPr>
          </w:rPrChange>
        </w:rPr>
        <w:pPrChange w:author="BOLARD Cécile" w:date="2026-07-27T12:11:00Z" w:id="72">
          <w:pPr>
            <w:pBdr/>
            <w:spacing/>
            <w:ind/>
            <w:jc w:val="center"/>
          </w:pPr>
        </w:pPrChange>
      </w:pPr>
      <w:ins w:id="73" w:author="BOLARD Cécile" w:date="2026-07-26T20:22:00Z">
        <w:r>
          <w:rPr>
            <w:rPrChange w:id="74" w:author="BOLARD Cécile" w:date="2026-07-27T12:11:00Z">
              <w:rPr>
                <w:b/>
                <w:i/>
                <w:iCs/>
                <w:color w:val="000000" w:themeColor="text1"/>
                <w:u w:val="none"/>
              </w:rPr>
            </w:rPrChange>
          </w:rPr>
          <w:t xml:space="preserve">NuBIS</w:t>
        </w:r>
      </w:ins>
      <w:ins w:id="75" w:author="BOLARD Cécile" w:date="2026-07-26T20:22:00Z">
        <w:r>
          <w:rPr>
            <w:rPrChange w:id="76" w:author="BOLARD Cécile" w:date="2026-07-27T12:11:00Z">
              <w:rPr>
                <w:u w:val="single"/>
              </w:rPr>
            </w:rPrChange>
          </w:rPr>
        </w:r>
      </w:ins>
    </w:p>
    <w:p w14:paraId="7C4B7D4B" w14:textId="77777777">
      <w:pPr>
        <w:pStyle w:val="836"/>
        <w:pBdr/>
        <w:spacing/>
        <w:ind w:left="2484"/>
        <w:rPr>
          <w:ins w:id="77" w:author="BOLARD Cécile" w:date="2026-07-26T20:22:00Z"/>
        </w:rPr>
        <w:pPrChange w:author="BOLARD Cécile" w:date="2026-07-26T20:22:00Z" w:id="78">
          <w:pPr>
            <w:pStyle w:val="836"/>
            <w:numPr>
              <w:numId w:val="18"/>
            </w:numPr>
            <w:pBdr/>
            <w:spacing/>
            <w:ind w:hanging="360" w:left="2484"/>
            <w:jc w:val="center"/>
          </w:pPr>
        </w:pPrChange>
      </w:pPr>
      <w:ins w:id="79" w:author="BOLARD Cécile" w:date="2026-07-26T20:22:00Z">
        <w:r>
          <w:fldChar w:fldCharType="begin"/>
        </w:r>
      </w:ins>
      <w:ins w:id="80" w:author="BOLARD Cécile" w:date="2026-07-26T20:22:00Z">
        <w:r>
          <w:instrText xml:space="preserve"> HYPERLINK "https://nubis.bis-sorbonne.fr/ark:/15733/qcmq?view=full" </w:instrText>
        </w:r>
      </w:ins>
      <w:ins w:id="81" w:author="BOLARD Cécile" w:date="2026-07-26T20:22:00Z">
        <w:r>
          <w:fldChar w:fldCharType="separate"/>
        </w:r>
      </w:ins>
      <w:ins w:id="82" w:author="BOLARD Cécile" w:date="2026-07-26T20:22:00Z">
        <w:r>
          <w:rPr>
            <w:rStyle w:val="840"/>
          </w:rPr>
          <w:t xml:space="preserve">https://nubis.bis-sorbonne.fr/ark:/15733/qcmq?view=full</w:t>
        </w:r>
      </w:ins>
      <w:ins w:id="83" w:author="BOLARD Cécile" w:date="2026-07-26T20:22:00Z">
        <w:r>
          <w:rPr>
            <w:rStyle w:val="840"/>
          </w:rPr>
          <w:fldChar w:fldCharType="end"/>
        </w:r>
      </w:ins>
      <w:ins w:id="84" w:author="BOLARD Cécile" w:date="2026-07-26T20:22:00Z">
        <w:r/>
      </w:ins>
    </w:p>
    <w:p w14:paraId="149EEEF2" w14:textId="77777777">
      <w:pPr>
        <w:pBdr/>
        <w:spacing/>
        <w:ind/>
        <w:rPr>
          <w:ins w:id="86" w:author="BOLARD Cécile" w:date="2026-07-26T20:18:00Z"/>
          <w:rPrChange w:id="85" w:author="BOLARD Cécile" w:date="2026-07-26T20:22:00Z">
            <w:rPr>
              <w:rFonts w:asciiTheme="minorHAnsi" w:hAnsiTheme="minorHAnsi"/>
            </w:rPr>
          </w:rPrChange>
        </w:rPr>
        <w:pPrChange w:author="BOLARD Cécile" w:date="2026-07-26T20:22:00Z" w:id="87">
          <w:pPr>
            <w:pBdr/>
            <w:spacing/>
            <w:ind/>
            <w:jc w:val="center"/>
          </w:pPr>
        </w:pPrChange>
      </w:pPr>
      <w:r/>
      <w:ins w:id="88" w:author="BOLARD Cécile" w:date="2026-07-26T20:18:00Z">
        <w:r>
          <w:rPr>
            <w:rPrChange w:id="89" w:author="BOLARD Cécile" w:date="2026-07-26T20:22:00Z">
              <w:rPr>
                <w:rFonts w:asciiTheme="minorHAnsi" w:hAnsiTheme="minorHAnsi"/>
              </w:rPr>
            </w:rPrChange>
          </w:rPr>
        </w:r>
      </w:ins>
    </w:p>
    <w:p w14:paraId="3CF2B275" w14:textId="77777777">
      <w:pPr>
        <w:pBdr/>
        <w:spacing/>
        <w:ind/>
        <w:rPr>
          <w:moveFrom w:id="90" w:author="BOLARD Cécile" w:date="2026-07-26T20:14:00Z"/>
        </w:rPr>
        <w:pPrChange w:author="BOLARD Cécile" w:date="2026-07-26T20:16:00Z" w:id="91">
          <w:pPr>
            <w:pBdr/>
            <w:spacing/>
            <w:ind/>
            <w:jc w:val="center"/>
          </w:pPr>
        </w:pPrChange>
      </w:pPr>
      <w:r/>
      <w:moveFrom w:id="92" w:author="BOLARD Cécile" w:date="2026-07-26T20:14:00Z">
        <w:r/>
      </w:moveFrom>
    </w:p>
    <w:p w14:paraId="5DA17A93" w14:textId="77777777">
      <w:pPr>
        <w:pBdr/>
        <w:spacing/>
        <w:ind/>
        <w:jc w:val="center"/>
        <w:rPr/>
      </w:pPr>
      <w:r>
        <w:rPr>
          <w:lang w:eastAsia="fr-FR"/>
        </w:rPr>
        <mc:AlternateContent>
          <mc:Choice Requires="wpg">
            <w:drawing>
              <wp:inline xmlns:wp="http://schemas.openxmlformats.org/drawingml/2006/wordprocessingDrawing" distT="0" distB="0" distL="0" distR="0">
                <wp:extent cx="5760720" cy="2079625"/>
                <wp:effectExtent l="0" t="0" r="0" b="0"/>
                <wp:docPr id="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7"/>
                        <a:stretch/>
                      </pic:blipFill>
                      <pic:spPr bwMode="auto">
                        <a:xfrm>
                          <a:off x="0" y="0"/>
                          <a:ext cx="5760720" cy="2079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60pt;height:163.75pt;mso-wrap-distance-left:0.00pt;mso-wrap-distance-top:0.00pt;mso-wrap-distance-right:0.00pt;mso-wrap-distance-bottom:0.00pt;z-index:1;" stroked="false">
                <v:imagedata r:id="rId17" o:title=""/>
                <o:lock v:ext="edit" rotation="t"/>
              </v:shape>
            </w:pict>
          </mc:Fallback>
        </mc:AlternateContent>
      </w:r>
      <w:r/>
    </w:p>
    <w:p w14:paraId="3FE7C1D6" w14:textId="77777777">
      <w:pPr>
        <w:pBdr/>
        <w:spacing/>
        <w:ind/>
        <w:rPr>
          <w:ins w:id="93" w:author="BOLARD Cécile" w:date="2026-07-26T20:24:00Z"/>
        </w:rPr>
        <w:pPrChange w:author="BOLARD Cécile" w:date="2026-07-26T20:24:00Z" w:id="94">
          <w:pPr>
            <w:pBdr/>
            <w:spacing/>
            <w:ind/>
            <w:jc w:val="center"/>
          </w:pPr>
        </w:pPrChange>
      </w:pPr>
      <w:r/>
      <w:ins w:id="95" w:author="BOLARD Cécile" w:date="2026-07-26T20:24:00Z">
        <w:r/>
      </w:ins>
    </w:p>
    <w:p w14:paraId="58D3202C" w14:textId="77777777">
      <w:pPr>
        <w:pBdr/>
        <w:spacing/>
        <w:ind/>
        <w:rPr>
          <w:ins w:id="96" w:author="BOLARD Cécile" w:date="2026-07-26T20:24:00Z"/>
          <w:rStyle w:val="840"/>
          <w:color w:val="000000" w:themeColor="text1"/>
          <w:u w:val="none"/>
        </w:rPr>
      </w:pPr>
      <w:ins w:id="97" w:author="BOLARD Cécile" w:date="2026-07-26T20:24:00Z">
        <w:r>
          <w:rPr>
            <w:rStyle w:val="840"/>
            <w:color w:val="000000" w:themeColor="text1"/>
            <w:u w:val="none"/>
          </w:rPr>
          <w:t xml:space="preserve">Eléments appréciés : </w:t>
        </w:r>
      </w:ins>
      <w:ins w:id="98" w:author="BOLARD Cécile" w:date="2026-07-26T20:24:00Z">
        <w:r>
          <w:rPr>
            <w:rStyle w:val="840"/>
            <w:color w:val="000000" w:themeColor="text1"/>
            <w:u w:val="none"/>
          </w:rPr>
        </w:r>
      </w:ins>
    </w:p>
    <w:p w14:paraId="3E002ABC" w14:textId="77777777">
      <w:pPr>
        <w:pBdr/>
        <w:spacing/>
        <w:ind/>
        <w:rPr>
          <w:ins w:id="99" w:author="BOLARD Cécile" w:date="2026-07-26T20:25:00Z"/>
          <w:highlight w:val="yellow"/>
        </w:rPr>
        <w:pPrChange w:author="BOLARD Cécile" w:date="2026-07-26T20:24:00Z" w:id="100">
          <w:pPr>
            <w:pBdr/>
            <w:spacing/>
            <w:ind/>
            <w:jc w:val="center"/>
          </w:pPr>
        </w:pPrChange>
      </w:pPr>
      <w:ins w:id="101" w:author="BOLARD Cécile" w:date="2026-07-26T20:24:00Z">
        <w:r>
          <w:rPr>
            <w:highlight w:val="yellow"/>
            <w:rPrChange w:id="102" w:author="BOLARD Cécile" w:date="2026-07-26T20:24:00Z">
              <w:rPr/>
            </w:rPrChange>
          </w:rPr>
          <w:t xml:space="preserve">A COMPLETER</w:t>
        </w:r>
      </w:ins>
      <w:ins w:id="103" w:author="BOLARD Cécile" w:date="2026-07-26T20:25:00Z">
        <w:r>
          <w:rPr>
            <w:highlight w:val="yellow"/>
          </w:rPr>
        </w:r>
      </w:ins>
    </w:p>
    <w:p w14:paraId="4C96AD06" w14:textId="4EE6F861">
      <w:pPr>
        <w:pStyle w:val="819"/>
        <w:pBdr/>
        <w:spacing/>
        <w:ind/>
        <w:rPr>
          <w:ins w:id="104" w:author="BOLARD Cécile" w:date="2026-07-26T20:25:00Z"/>
        </w:rPr>
        <w:pPrChange w:author="BOLARD Cécile" w:date="2026-07-27T12:11:00Z" w:id="105">
          <w:pPr>
            <w:pBdr/>
            <w:spacing/>
            <w:ind/>
            <w:jc w:val="center"/>
          </w:pPr>
        </w:pPrChange>
      </w:pPr>
      <w:ins w:id="106" w:author="BOLARD Cécile" w:date="2026-07-26T20:25:00Z">
        <w:r>
          <w:t xml:space="preserve">Lucienne </w:t>
        </w:r>
      </w:ins>
      <w:ins w:id="107" w:author="BOLARD Cécile" w:date="2026-07-26T20:25:00Z">
        <w:r/>
      </w:ins>
    </w:p>
    <w:p w14:paraId="74A71497" w14:textId="4B2B061F">
      <w:pPr>
        <w:pBdr/>
        <w:spacing/>
        <w:ind/>
        <w:jc w:val="center"/>
        <w:rPr>
          <w:moveTo w:id="108" w:author="BOLARD Cécile" w:date="2026-07-26T20:25:00Z"/>
        </w:rPr>
      </w:pPr>
      <w:moveTo w:id="109" w:author="BOLARD Cécile" w:date="2026-07-26T20:25:00Z">
        <w:r>
          <w:fldChar w:fldCharType="begin"/>
        </w:r>
      </w:moveTo>
      <w:moveTo w:id="110" w:author="BOLARD Cécile" w:date="2026-07-26T20:25:00Z">
        <w:r>
          <w:instrText xml:space="preserve"> HYPERLINK "https://lucienne.ens.psl.eu/s/lucienne/item/51543" </w:instrText>
        </w:r>
      </w:moveTo>
      <w:moveTo w:id="111" w:author="BOLARD Cécile" w:date="2026-07-26T20:25:00Z">
        <w:r>
          <w:fldChar w:fldCharType="separate"/>
        </w:r>
      </w:moveTo>
      <w:moveTo w:id="112" w:author="BOLARD Cécile" w:date="2026-07-26T20:25:00Z">
        <w:r>
          <w:rPr>
            <w:rStyle w:val="840"/>
          </w:rPr>
          <w:t xml:space="preserve">https://lucienne.ens.psl.eu/s/lucienne/item/51543</w:t>
        </w:r>
      </w:moveTo>
      <w:moveTo w:id="113" w:author="BOLARD Cécile" w:date="2026-07-26T20:25:00Z">
        <w:r>
          <w:rPr>
            <w:rStyle w:val="840"/>
          </w:rPr>
          <w:fldChar w:fldCharType="end"/>
        </w:r>
      </w:moveTo>
      <w:moveTo w:id="114" w:author="BOLARD Cécile" w:date="2026-07-26T20:25:00Z">
        <w:r/>
      </w:moveTo>
    </w:p>
    <w:p w14:paraId="16E84873" w14:textId="1A824B8B">
      <w:pPr>
        <w:pBdr/>
        <w:spacing/>
        <w:ind/>
        <w:rPr>
          <w:del w:id="115" w:author="BOLARD Cécile" w:date="2026-07-26T20:22:00Z"/>
        </w:rPr>
        <w:pPrChange w:author="BOLARD Cécile" w:date="2026-07-26T20:24:00Z" w:id="116">
          <w:pPr>
            <w:pBdr/>
            <w:spacing/>
            <w:ind/>
            <w:jc w:val="center"/>
          </w:pPr>
        </w:pPrChange>
      </w:pPr>
      <w:del w:id="117" w:author="BOLARD Cécile" w:date="2026-07-26T20:22:00Z">
        <w:r>
          <w:rPr>
            <w:highlight w:val="yellow"/>
            <w:rPrChange w:id="118" w:author="BOLARD Cécile" w:date="2026-07-26T20:24:00Z">
              <w:rPr/>
            </w:rPrChange>
          </w:rPr>
          <w:fldChar w:fldCharType="begin"/>
        </w:r>
      </w:del>
      <w:del w:id="119" w:author="BOLARD Cécile" w:date="2026-07-26T20:22:00Z">
        <w:r>
          <w:rPr>
            <w:highlight w:val="yellow"/>
            <w:rPrChange w:id="120" w:author="BOLARD Cécile" w:date="2026-07-26T20:24:00Z">
              <w:rPr/>
            </w:rPrChange>
          </w:rPr>
          <w:delInstrText xml:space="preserve"> HYPERLINK "https://nubis.bis-sorbonne.fr/ark:/15733/qcmq?view=full" </w:delInstrText>
        </w:r>
      </w:del>
      <w:del w:id="121" w:author="BOLARD Cécile" w:date="2026-07-26T20:22:00Z">
        <w:r>
          <w:rPr>
            <w:highlight w:val="yellow"/>
            <w:rPrChange w:id="122" w:author="BOLARD Cécile" w:date="2026-07-26T20:24:00Z">
              <w:rPr/>
            </w:rPrChange>
          </w:rPr>
          <w:fldChar w:fldCharType="separate"/>
        </w:r>
      </w:del>
      <w:del w:id="123" w:author="BOLARD Cécile" w:date="2026-07-26T20:22:00Z">
        <w:r>
          <w:rPr>
            <w:rStyle w:val="840"/>
            <w:highlight w:val="yellow"/>
            <w:rPrChange w:id="124" w:author="BOLARD Cécile" w:date="2026-07-26T20:24:00Z">
              <w:rPr/>
            </w:rPrChange>
          </w:rPr>
          <w:delText xml:space="preserve">https://nubis.bis-sorbonne.fr/ark:/15733/qcmq?view=full</w:delText>
        </w:r>
      </w:del>
      <w:del w:id="125" w:author="BOLARD Cécile" w:date="2026-07-26T20:22:00Z">
        <w:r>
          <w:rPr>
            <w:rStyle w:val="840"/>
            <w:highlight w:val="yellow"/>
            <w:rPrChange w:id="126" w:author="BOLARD Cécile" w:date="2026-07-26T20:24:00Z">
              <w:rPr/>
            </w:rPrChange>
          </w:rPr>
          <w:fldChar w:fldCharType="end"/>
        </w:r>
      </w:del>
      <w:del w:id="127" w:author="BOLARD Cécile" w:date="2026-07-26T20:22:00Z">
        <w:r/>
      </w:del>
    </w:p>
    <w:p w14:paraId="68301E98" w14:textId="77777777">
      <w:pPr>
        <w:pBdr/>
        <w:spacing/>
        <w:ind/>
        <w:jc w:val="center"/>
        <w:rPr/>
      </w:pPr>
      <w:r/>
      <w:r/>
    </w:p>
    <w:p w14:paraId="19129D9D" w14:textId="36DB89D5">
      <w:pPr>
        <w:pBdr/>
        <w:spacing/>
        <w:ind/>
        <w:jc w:val="center"/>
        <w:rPr>
          <w:ins w:id="128" w:author="BOLARD Cécile" w:date="2026-07-26T20:26:00Z"/>
        </w:rPr>
      </w:pPr>
      <w:r>
        <w:rPr>
          <w:lang w:eastAsia="fr-FR"/>
        </w:rPr>
        <mc:AlternateContent>
          <mc:Choice Requires="wpg">
            <w:drawing>
              <wp:inline xmlns:wp="http://schemas.openxmlformats.org/drawingml/2006/wordprocessingDrawing" distT="0" distB="0" distL="0" distR="0">
                <wp:extent cx="5190979" cy="4025412"/>
                <wp:effectExtent l="0" t="0" r="0" b="0"/>
                <wp:docPr id="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8"/>
                        <a:stretch/>
                      </pic:blipFill>
                      <pic:spPr bwMode="auto">
                        <a:xfrm>
                          <a:off x="0" y="0"/>
                          <a:ext cx="5201459" cy="40335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08.74pt;height:316.96pt;mso-wrap-distance-left:0.00pt;mso-wrap-distance-top:0.00pt;mso-wrap-distance-right:0.00pt;mso-wrap-distance-bottom:0.00pt;z-index:1;" stroked="false">
                <v:imagedata r:id="rId18" o:title=""/>
                <o:lock v:ext="edit" rotation="t"/>
              </v:shape>
            </w:pict>
          </mc:Fallback>
        </mc:AlternateContent>
      </w:r>
      <w:ins w:id="129" w:author="BOLARD Cécile" w:date="2026-07-26T20:26:00Z">
        <w:r/>
      </w:ins>
    </w:p>
    <w:p w14:paraId="1F438DD1" w14:textId="2D548724">
      <w:pPr>
        <w:pBdr/>
        <w:spacing/>
        <w:ind/>
        <w:jc w:val="left"/>
        <w:rPr>
          <w:ins w:id="130" w:author="BOLARD Cécile" w:date="2026-07-26T20:26:00Z"/>
        </w:rPr>
        <w:pPrChange w:author="BOLARD Cécile" w:date="2026-07-26T20:26:00Z" w:id="131">
          <w:pPr>
            <w:pBdr/>
            <w:spacing/>
            <w:ind/>
            <w:jc w:val="center"/>
          </w:pPr>
        </w:pPrChange>
      </w:pPr>
      <w:ins w:id="132" w:author="BOLARD Cécile" w:date="2026-07-26T20:26:00Z">
        <w:r>
          <w:t xml:space="preserve">Eléments appréciés : </w:t>
        </w:r>
      </w:ins>
      <w:ins w:id="133" w:author="BOLARD Cécile" w:date="2026-07-26T20:26:00Z">
        <w:r/>
      </w:ins>
    </w:p>
    <w:p w14:paraId="1ED13FF4" w14:textId="6F7CC677">
      <w:pPr>
        <w:pStyle w:val="836"/>
        <w:numPr>
          <w:ilvl w:val="0"/>
          <w:numId w:val="20"/>
        </w:numPr>
        <w:pBdr/>
        <w:spacing/>
        <w:ind/>
        <w:rPr>
          <w:ins w:id="134" w:author="BOLARD Cécile" w:date="2026-07-26T20:26:00Z"/>
        </w:rPr>
        <w:pPrChange w:author="BOLARD Cécile" w:date="2026-07-26T20:26:00Z" w:id="135">
          <w:pPr>
            <w:pBdr/>
            <w:spacing/>
            <w:ind/>
            <w:jc w:val="center"/>
          </w:pPr>
        </w:pPrChange>
      </w:pPr>
      <w:ins w:id="136" w:author="BOLARD Cécile" w:date="2026-07-26T20:26:00Z">
        <w:r>
          <w:t xml:space="preserve">La citation </w:t>
        </w:r>
      </w:ins>
      <w:ins w:id="137" w:author="BOLARD Cécile" w:date="2026-07-26T20:26:00Z">
        <w:r/>
      </w:ins>
    </w:p>
    <w:p w14:paraId="20D6BB6B" w14:textId="2E750525">
      <w:pPr>
        <w:pStyle w:val="836"/>
        <w:numPr>
          <w:ilvl w:val="0"/>
          <w:numId w:val="20"/>
        </w:numPr>
        <w:pBdr/>
        <w:spacing/>
        <w:ind/>
        <w:rPr>
          <w:ins w:id="138" w:author="BOLARD Cécile" w:date="2026-07-26T20:27:00Z"/>
        </w:rPr>
        <w:pPrChange w:author="BOLARD Cécile" w:date="2026-07-26T20:26:00Z" w:id="139">
          <w:pPr>
            <w:pBdr/>
            <w:spacing/>
            <w:ind/>
            <w:jc w:val="center"/>
          </w:pPr>
        </w:pPrChange>
      </w:pPr>
      <w:ins w:id="140" w:author="BOLARD Cécile" w:date="2026-07-26T20:26:00Z">
        <w:r>
          <w:t xml:space="preserve">L’export des données en plusieurs formats</w:t>
        </w:r>
      </w:ins>
      <w:ins w:id="141" w:author="BOLARD Cécile" w:date="2026-07-26T20:27:00Z">
        <w:r/>
      </w:ins>
    </w:p>
    <w:p w14:paraId="5A532C50" w14:textId="444B4BB7">
      <w:pPr>
        <w:pStyle w:val="836"/>
        <w:numPr>
          <w:ilvl w:val="0"/>
          <w:numId w:val="20"/>
        </w:numPr>
        <w:pBdr/>
        <w:spacing/>
        <w:ind/>
        <w:rPr/>
        <w:pPrChange w:author="BOLARD Cécile" w:date="2026-07-26T20:26:00Z" w:id="142">
          <w:pPr>
            <w:pBdr/>
            <w:spacing/>
            <w:ind/>
            <w:jc w:val="center"/>
          </w:pPr>
        </w:pPrChange>
      </w:pPr>
      <w:ins w:id="143" w:author="BOLARD Cécile" w:date="2026-07-26T20:27:00Z">
        <w:r>
          <w:t xml:space="preserve">Le rebond sur le nom de la personne citée</w:t>
        </w:r>
      </w:ins>
      <w:r/>
    </w:p>
    <w:p w14:paraId="7A355531" w14:textId="6081E378">
      <w:pPr>
        <w:pBdr/>
        <w:spacing/>
        <w:ind/>
        <w:jc w:val="center"/>
        <w:rPr>
          <w:moveFrom w:id="144" w:author="BOLARD Cécile" w:date="2026-07-26T20:25:00Z"/>
        </w:rPr>
      </w:pPr>
      <w:moveFrom w:id="145" w:author="BOLARD Cécile" w:date="2026-07-26T20:25:00Z">
        <w:r>
          <w:fldChar w:fldCharType="begin"/>
        </w:r>
      </w:moveFrom>
      <w:moveFrom w:id="146" w:author="BOLARD Cécile" w:date="2026-07-26T20:25:00Z">
        <w:r>
          <w:instrText xml:space="preserve"> HYPERLINK "https://lucienne.ens.psl.eu/s/lucienne/item/51543" </w:instrText>
        </w:r>
      </w:moveFrom>
      <w:moveFrom w:id="147" w:author="BOLARD Cécile" w:date="2026-07-26T20:25:00Z">
        <w:r>
          <w:fldChar w:fldCharType="separate"/>
        </w:r>
      </w:moveFrom>
      <w:moveFrom w:id="148" w:author="BOLARD Cécile" w:date="2026-07-26T20:25:00Z">
        <w:r>
          <w:rPr>
            <w:rStyle w:val="840"/>
          </w:rPr>
          <w:t xml:space="preserve">https://lucienne.ens.psl.eu/s/lucienne/item/51543</w:t>
        </w:r>
      </w:moveFrom>
      <w:moveFrom w:id="149" w:author="BOLARD Cécile" w:date="2026-07-26T20:25:00Z">
        <w:r>
          <w:rPr>
            <w:rStyle w:val="840"/>
          </w:rPr>
          <w:fldChar w:fldCharType="end"/>
        </w:r>
      </w:moveFrom>
      <w:moveFrom w:id="150" w:author="BOLARD Cécile" w:date="2026-07-26T20:25:00Z">
        <w:r/>
      </w:moveFrom>
    </w:p>
    <w:p w14:paraId="6B122BBD" w14:textId="77777777">
      <w:pPr>
        <w:pBdr/>
        <w:spacing/>
        <w:ind/>
        <w:jc w:val="center"/>
        <w:rPr/>
      </w:pPr>
      <w:r/>
      <w:r/>
    </w:p>
    <w:p w14:paraId="3324E414" w14:textId="77777777">
      <w:pPr>
        <w:pStyle w:val="818"/>
        <w:numPr>
          <w:ilvl w:val="0"/>
          <w:numId w:val="16"/>
        </w:numPr>
        <w:pBdr/>
        <w:spacing w:line="360" w:lineRule="auto"/>
        <w:ind/>
        <w:rPr/>
        <w:pPrChange w:author="BOLARD Cécile" w:date="2026-07-26T20:12:00Z" w:id="151">
          <w:pPr>
            <w:pStyle w:val="818"/>
            <w:pBdr/>
            <w:spacing w:line="360" w:lineRule="auto"/>
            <w:ind w:firstLine="708" w:left="708"/>
          </w:pPr>
        </w:pPrChange>
      </w:pPr>
      <w:r/>
      <w:bookmarkStart w:id="150" w:name="_Toc235604937"/>
      <w:r/>
      <w:bookmarkStart w:id="151" w:name="_Toc236046772"/>
      <w:r>
        <w:t xml:space="preserve">Ma proposition :</w:t>
      </w:r>
      <w:bookmarkEnd w:id="150"/>
      <w:r/>
      <w:bookmarkEnd w:id="151"/>
      <w:r/>
      <w:r/>
    </w:p>
    <w:p w14:paraId="294E94D4" w14:textId="4A1D6A30">
      <w:pPr>
        <w:pStyle w:val="836"/>
        <w:numPr>
          <w:ilvl w:val="0"/>
          <w:numId w:val="5"/>
        </w:numPr>
        <w:pBdr/>
        <w:spacing w:line="360" w:lineRule="auto"/>
        <w:ind/>
        <w:jc w:val="both"/>
        <w:rPr>
          <w:rFonts w:ascii="Trebuchet MS" w:hAnsi="Trebuchet MS"/>
        </w:rPr>
      </w:pPr>
      <w:r/>
      <w:commentRangeStart w:id="10"/>
      <w:del w:id="152" w:author="BOLARD Cécile" w:date="2026-07-26T20:12:00Z">
        <w:r>
          <w:rPr>
            <w:rFonts w:ascii="Trebuchet MS" w:hAnsi="Trebuchet MS"/>
          </w:rPr>
          <w:delText xml:space="preserve">Dans le cas où c’est possible ce serait bien d’avoir u</w:delText>
        </w:r>
      </w:del>
      <w:ins w:id="153" w:author="BOLARD Cécile" w:date="2026-07-26T20:12:00Z">
        <w:r>
          <w:rPr>
            <w:rFonts w:ascii="Trebuchet MS" w:hAnsi="Trebuchet MS"/>
          </w:rPr>
          <w:t xml:space="preserve">U</w:t>
        </w:r>
      </w:ins>
      <w:r>
        <w:rPr>
          <w:rFonts w:ascii="Trebuchet MS" w:hAnsi="Trebuchet MS"/>
        </w:rPr>
        <w:t xml:space="preserve">ne notice détaillée avec la fonctionnalité de masquer ou dérouler la notice complète comme sur </w:t>
      </w:r>
      <w:r>
        <w:rPr>
          <w:rFonts w:ascii="Trebuchet MS" w:hAnsi="Trebuchet MS"/>
        </w:rPr>
        <w:t xml:space="preserve">NuBIS</w:t>
      </w:r>
      <w:r>
        <w:rPr>
          <w:rFonts w:ascii="Trebuchet MS" w:hAnsi="Trebuchet MS"/>
        </w:rPr>
        <w:t xml:space="preserve">.</w:t>
      </w:r>
      <w:r>
        <w:rPr>
          <w:rFonts w:ascii="Trebuchet MS" w:hAnsi="Trebuchet MS"/>
        </w:rPr>
      </w:r>
    </w:p>
    <w:p w14:paraId="46B06062" w14:textId="62937C3E">
      <w:pPr>
        <w:pStyle w:val="836"/>
        <w:numPr>
          <w:ilvl w:val="0"/>
          <w:numId w:val="5"/>
        </w:numPr>
        <w:pBdr/>
        <w:spacing w:line="360" w:lineRule="auto"/>
        <w:ind/>
        <w:jc w:val="both"/>
        <w:rPr>
          <w:rFonts w:ascii="Trebuchet MS" w:hAnsi="Trebuchet MS"/>
        </w:rPr>
      </w:pPr>
      <w:del w:id="154" w:author="BOLARD Cécile" w:date="2026-07-26T20:30:00Z">
        <w:r>
          <w:rPr>
            <w:rFonts w:ascii="Trebuchet MS" w:hAnsi="Trebuchet MS"/>
          </w:rPr>
          <w:delText xml:space="preserve">L</w:delText>
        </w:r>
      </w:del>
      <w:del w:id="155" w:author="BOLARD Cécile" w:date="2026-07-26T20:30:00Z">
        <w:r>
          <w:rPr>
            <w:rFonts w:ascii="Trebuchet MS" w:hAnsi="Trebuchet MS"/>
          </w:rPr>
          <w:delText xml:space="preserve">orsqu</w:delText>
        </w:r>
      </w:del>
      <w:del w:id="156" w:author="BOLARD Cécile" w:date="2026-07-26T20:28:00Z">
        <w:r>
          <w:rPr>
            <w:rFonts w:ascii="Trebuchet MS" w:hAnsi="Trebuchet MS"/>
          </w:rPr>
          <w:delText xml:space="preserve">e l’</w:delText>
        </w:r>
      </w:del>
      <w:del w:id="157" w:author="BOLARD Cécile" w:date="2026-07-26T20:30:00Z">
        <w:r>
          <w:rPr>
            <w:rFonts w:ascii="Trebuchet MS" w:hAnsi="Trebuchet MS"/>
          </w:rPr>
          <w:delText xml:space="preserve">on clique sur un document d’arriver d’abord sur la notice avec le </w:delText>
        </w:r>
      </w:del>
      <w:ins w:id="158" w:author="BOLARD Cécile" w:date="2026-07-26T20:30:00Z">
        <w:r>
          <w:rPr>
            <w:rFonts w:ascii="Trebuchet MS" w:hAnsi="Trebuchet MS"/>
          </w:rPr>
          <w:t xml:space="preserve">La vignette du </w:t>
        </w:r>
      </w:ins>
      <w:r>
        <w:rPr>
          <w:rFonts w:ascii="Trebuchet MS" w:hAnsi="Trebuchet MS"/>
        </w:rPr>
        <w:t xml:space="preserve">document sur la gauche, en position </w:t>
      </w:r>
      <w:r>
        <w:rPr>
          <w:rFonts w:ascii="Trebuchet MS" w:hAnsi="Trebuchet MS"/>
        </w:rPr>
        <w:t xml:space="preserve">sticky</w:t>
      </w:r>
      <w:r>
        <w:rPr>
          <w:rFonts w:ascii="Trebuchet MS" w:hAnsi="Trebuchet MS"/>
        </w:rPr>
        <w:t xml:space="preserve"> </w:t>
      </w:r>
      <w:r>
        <w:rPr>
          <w:rFonts w:ascii="Trebuchet MS" w:hAnsi="Trebuchet MS"/>
        </w:rPr>
        <w:t xml:space="preserve">(l’image reste fixe y compris lorsqu’on fait dérouler la partie droite de l’écran) </w:t>
      </w:r>
      <w:r>
        <w:rPr>
          <w:rFonts w:ascii="Trebuchet MS" w:hAnsi="Trebuchet MS"/>
        </w:rPr>
        <w:t xml:space="preserve">suivant la notice lorsque l’on fait défiler l’écran.</w:t>
      </w:r>
      <w:r>
        <w:rPr>
          <w:rFonts w:ascii="Trebuchet MS" w:hAnsi="Trebuchet MS"/>
        </w:rPr>
      </w:r>
    </w:p>
    <w:p w14:paraId="776E617F" w14:textId="130531EF">
      <w:pPr>
        <w:pStyle w:val="836"/>
        <w:numPr>
          <w:ilvl w:val="0"/>
          <w:numId w:val="5"/>
        </w:numPr>
        <w:pBdr/>
        <w:spacing w:line="360" w:lineRule="auto"/>
        <w:ind/>
        <w:jc w:val="both"/>
        <w:rPr>
          <w:rFonts w:ascii="Trebuchet MS" w:hAnsi="Trebuchet MS"/>
        </w:rPr>
      </w:pPr>
      <w:del w:id="159" w:author="BOLARD Cécile" w:date="2026-07-26T20:30:00Z">
        <w:r>
          <w:rPr>
            <w:rFonts w:ascii="Trebuchet MS" w:hAnsi="Trebuchet MS"/>
          </w:rPr>
          <w:delText xml:space="preserve">sous forme d’un bouton cliquable l</w:delText>
        </w:r>
      </w:del>
      <w:ins w:id="160" w:author="BOLARD Cécile" w:date="2026-07-26T20:30:00Z">
        <w:r>
          <w:rPr>
            <w:rFonts w:ascii="Trebuchet MS" w:hAnsi="Trebuchet MS"/>
          </w:rPr>
          <w:t xml:space="preserve">L</w:t>
        </w:r>
      </w:ins>
      <w:r>
        <w:rPr>
          <w:rFonts w:ascii="Trebuchet MS" w:hAnsi="Trebuchet MS"/>
        </w:rPr>
        <w:t xml:space="preserve">e </w:t>
      </w:r>
      <w:r>
        <w:rPr>
          <w:rFonts w:ascii="Trebuchet MS" w:hAnsi="Trebuchet MS"/>
        </w:rPr>
        <w:t xml:space="preserve">manifest</w:t>
      </w:r>
      <w:r>
        <w:rPr>
          <w:rFonts w:ascii="Trebuchet MS" w:hAnsi="Trebuchet MS"/>
        </w:rPr>
        <w:t xml:space="preserve"> IIIF disponible sur la page de présentation</w:t>
      </w:r>
      <w:ins w:id="161" w:author="BOLARD Cécile" w:date="2026-07-26T20:31:00Z">
        <w:r>
          <w:rPr>
            <w:rFonts w:ascii="Trebuchet MS" w:hAnsi="Trebuchet MS"/>
          </w:rPr>
          <w:t xml:space="preserve">, sous forme d’un bouton </w:t>
        </w:r>
      </w:ins>
      <w:ins w:id="162" w:author="BOLARD Cécile" w:date="2026-07-26T20:31:00Z">
        <w:r>
          <w:rPr>
            <w:rFonts w:ascii="Trebuchet MS" w:hAnsi="Trebuchet MS"/>
          </w:rPr>
          <w:t xml:space="preserve">cliquable,</w:t>
        </w:r>
      </w:ins>
      <w:del w:id="163" w:author="BOLARD Cécile" w:date="2026-07-26T20:31:00Z">
        <w:r>
          <w:rPr>
            <w:rFonts w:ascii="Trebuchet MS" w:hAnsi="Trebuchet MS"/>
          </w:rPr>
          <w:delText xml:space="preserve"> </w:delText>
        </w:r>
      </w:del>
      <w:r>
        <w:rPr>
          <w:rFonts w:ascii="Trebuchet MS" w:hAnsi="Trebuchet MS"/>
        </w:rPr>
        <w:t xml:space="preserve">en</w:t>
      </w:r>
      <w:r>
        <w:rPr>
          <w:rFonts w:ascii="Trebuchet MS" w:hAnsi="Trebuchet MS"/>
        </w:rPr>
        <w:t xml:space="preserve"> plus de celui que l’on peut trouver dans la visionneuse Mirador.</w:t>
      </w:r>
      <w:r>
        <w:rPr>
          <w:rFonts w:ascii="Trebuchet MS" w:hAnsi="Trebuchet MS"/>
        </w:rPr>
      </w:r>
    </w:p>
    <w:p w14:paraId="609F336E" w14:textId="77777777">
      <w:pPr>
        <w:pStyle w:val="836"/>
        <w:numPr>
          <w:ilvl w:val="0"/>
          <w:numId w:val="5"/>
        </w:numPr>
        <w:pBdr/>
        <w:spacing w:line="360" w:lineRule="auto"/>
        <w:ind/>
        <w:jc w:val="both"/>
        <w:rPr>
          <w:rFonts w:ascii="Trebuchet MS" w:hAnsi="Trebuchet MS"/>
        </w:rPr>
      </w:pPr>
      <w:r>
        <w:rPr>
          <w:rFonts w:ascii="Trebuchet MS" w:hAnsi="Trebuchet MS"/>
        </w:rPr>
        <w:t xml:space="preserve">Conserver la vignette cliquable amenant directement sur la visionneuse.</w:t>
      </w:r>
      <w:commentRangeEnd w:id="10"/>
      <w:r>
        <w:commentReference w:id="10"/>
      </w:r>
      <w:r>
        <w:rPr>
          <w:rStyle w:val="841"/>
          <w:rFonts w:ascii="Trebuchet MS" w:hAnsi="Trebuchet MS"/>
        </w:rPr>
      </w:r>
      <w:r>
        <w:rPr>
          <w:rFonts w:ascii="Trebuchet MS" w:hAnsi="Trebuchet MS"/>
        </w:rPr>
      </w:r>
    </w:p>
    <w:p w14:paraId="5684EB2F" w14:textId="77777777">
      <w:pPr>
        <w:pStyle w:val="818"/>
        <w:numPr>
          <w:ilvl w:val="0"/>
          <w:numId w:val="16"/>
        </w:numPr>
        <w:pBdr/>
        <w:spacing w:line="360" w:lineRule="auto"/>
        <w:ind/>
        <w:rPr/>
        <w:pPrChange w:author="BOLARD Cécile" w:date="2026-07-26T20:12:00Z" w:id="164">
          <w:pPr>
            <w:pStyle w:val="818"/>
            <w:pBdr/>
            <w:spacing w:line="360" w:lineRule="auto"/>
            <w:ind w:firstLine="708" w:left="708"/>
          </w:pPr>
        </w:pPrChange>
      </w:pPr>
      <w:r/>
      <w:bookmarkStart w:id="164" w:name="_Toc235604938"/>
      <w:r/>
      <w:bookmarkStart w:id="165" w:name="_Toc236046773"/>
      <w:r>
        <w:t xml:space="preserve">Eléments techniques :</w:t>
      </w:r>
      <w:bookmarkEnd w:id="164"/>
      <w:r/>
      <w:bookmarkEnd w:id="165"/>
      <w:r/>
      <w:r/>
    </w:p>
    <w:p w14:paraId="443F5D50" w14:textId="52955381">
      <w:pPr>
        <w:pStyle w:val="818"/>
        <w:numPr>
          <w:ilvl w:val="0"/>
          <w:numId w:val="16"/>
        </w:numPr>
        <w:pBdr/>
        <w:spacing w:line="360" w:lineRule="auto"/>
        <w:ind/>
        <w:rPr/>
        <w:pPrChange w:author="BOLARD Cécile" w:date="2026-07-26T20:12:00Z" w:id="165">
          <w:pPr>
            <w:pStyle w:val="818"/>
            <w:pBdr/>
            <w:spacing w:line="360" w:lineRule="auto"/>
            <w:ind w:firstLine="708" w:left="708"/>
          </w:pPr>
        </w:pPrChange>
      </w:pPr>
      <w:r/>
      <w:bookmarkStart w:id="167" w:name="_Toc235604939"/>
      <w:r/>
      <w:bookmarkStart w:id="168" w:name="_Toc236046774"/>
      <w:r>
        <w:t xml:space="preserve">Réponse aux besoins identifiés par les personae :</w:t>
      </w:r>
      <w:bookmarkEnd w:id="167"/>
      <w:r/>
      <w:bookmarkEnd w:id="168"/>
      <w:r/>
      <w:r/>
    </w:p>
    <w:p w14:paraId="4DEBADD6" w14:textId="77777777">
      <w:pPr>
        <w:pBdr/>
        <w:spacing w:line="360" w:lineRule="auto"/>
        <w:ind/>
        <w:rPr/>
      </w:pPr>
      <w:r/>
      <w:r/>
    </w:p>
    <w:p w14:paraId="6578DA89" w14:textId="77777777">
      <w:pPr>
        <w:pStyle w:val="817"/>
        <w:numPr>
          <w:ilvl w:val="1"/>
          <w:numId w:val="28"/>
        </w:numPr>
        <w:pBdr/>
        <w:spacing w:line="360" w:lineRule="auto"/>
        <w:ind/>
        <w:rPr/>
      </w:pPr>
      <w:r/>
      <w:bookmarkStart w:id="169" w:name="_Toc235604940"/>
      <w:r/>
      <w:bookmarkStart w:id="170" w:name="_Toc236046775"/>
      <w:r>
        <w:t xml:space="preserve">Le compte personnel et les outils d’exploitation</w:t>
      </w:r>
      <w:bookmarkEnd w:id="169"/>
      <w:r/>
      <w:bookmarkEnd w:id="170"/>
      <w:r/>
      <w:r/>
    </w:p>
    <w:p w14:paraId="686493E8" w14:textId="77777777">
      <w:pPr>
        <w:pStyle w:val="818"/>
        <w:pBdr/>
        <w:spacing w:line="360" w:lineRule="auto"/>
        <w:ind w:left="1416"/>
        <w:rPr/>
      </w:pPr>
      <w:r/>
      <w:bookmarkStart w:id="171" w:name="_Toc235604941"/>
      <w:r/>
      <w:bookmarkStart w:id="172" w:name="_Toc236046776"/>
      <w:r>
        <w:t xml:space="preserve">Les besoins identifiés :</w:t>
      </w:r>
      <w:bookmarkEnd w:id="171"/>
      <w:r/>
      <w:bookmarkEnd w:id="172"/>
      <w:r/>
      <w:r/>
    </w:p>
    <w:p w14:paraId="758B18D3" w14:textId="77777777">
      <w:pPr>
        <w:pStyle w:val="836"/>
        <w:numPr>
          <w:ilvl w:val="0"/>
          <w:numId w:val="5"/>
        </w:numPr>
        <w:pBdr/>
        <w:spacing/>
        <w:ind/>
        <w:rPr/>
      </w:pPr>
      <w:r>
        <w:t xml:space="preserve">Lecture en ligne</w:t>
      </w:r>
      <w:r/>
    </w:p>
    <w:p w14:paraId="744445EB" w14:textId="77777777">
      <w:pPr>
        <w:pStyle w:val="836"/>
        <w:numPr>
          <w:ilvl w:val="0"/>
          <w:numId w:val="5"/>
        </w:numPr>
        <w:pBdr/>
        <w:spacing/>
        <w:ind/>
        <w:rPr/>
      </w:pPr>
      <w:r>
        <w:t xml:space="preserve">Compte personnel</w:t>
      </w:r>
      <w:r/>
    </w:p>
    <w:p w14:paraId="7A3B3E88" w14:textId="77777777">
      <w:pPr>
        <w:pStyle w:val="836"/>
        <w:numPr>
          <w:ilvl w:val="0"/>
          <w:numId w:val="5"/>
        </w:numPr>
        <w:pBdr/>
        <w:spacing/>
        <w:ind/>
        <w:rPr/>
      </w:pPr>
      <w:r>
        <w:t xml:space="preserve">Téléchargement : partiel ou tout le document</w:t>
      </w:r>
      <w:r/>
    </w:p>
    <w:p w14:paraId="4DDAD27A" w14:textId="77777777">
      <w:pPr>
        <w:pStyle w:val="836"/>
        <w:numPr>
          <w:ilvl w:val="0"/>
          <w:numId w:val="5"/>
        </w:numPr>
        <w:pBdr/>
        <w:spacing/>
        <w:ind/>
        <w:rPr/>
      </w:pPr>
      <w:r/>
      <w:r/>
    </w:p>
    <w:p w14:paraId="5EC981E3" w14:textId="77777777">
      <w:pPr>
        <w:pStyle w:val="818"/>
        <w:pBdr/>
        <w:spacing w:line="360" w:lineRule="auto"/>
        <w:ind w:firstLine="708" w:left="708"/>
        <w:rPr/>
      </w:pPr>
      <w:r/>
      <w:bookmarkStart w:id="173" w:name="_Toc235604942"/>
      <w:r/>
      <w:bookmarkStart w:id="174" w:name="_Toc236046777"/>
      <w:r>
        <w:t xml:space="preserve">Benchmark :</w:t>
      </w:r>
      <w:bookmarkEnd w:id="173"/>
      <w:r/>
      <w:bookmarkEnd w:id="174"/>
      <w:r/>
      <w:r/>
    </w:p>
    <w:p w14:paraId="7388CD0F" w14:textId="416574F0">
      <w:pPr>
        <w:pStyle w:val="818"/>
        <w:pBdr/>
        <w:spacing w:line="360" w:lineRule="auto"/>
        <w:ind w:firstLine="708" w:left="708"/>
        <w:rPr/>
      </w:pPr>
      <w:r/>
      <w:bookmarkStart w:id="175" w:name="_Toc235604943"/>
      <w:r/>
      <w:bookmarkStart w:id="176" w:name="_Toc236046778"/>
      <w:r>
        <w:t xml:space="preserve">Ma proposition :</w:t>
      </w:r>
      <w:bookmarkEnd w:id="175"/>
      <w:r/>
      <w:bookmarkEnd w:id="176"/>
      <w:r/>
      <w:r/>
    </w:p>
    <w:p w14:paraId="622FB25B" w14:textId="7E1AFF1A">
      <w:pPr>
        <w:pStyle w:val="818"/>
        <w:pBdr/>
        <w:spacing w:line="360" w:lineRule="auto"/>
        <w:ind w:firstLine="708" w:left="708"/>
        <w:rPr/>
      </w:pPr>
      <w:r/>
      <w:bookmarkStart w:id="177" w:name="_Toc235604944"/>
      <w:r/>
      <w:bookmarkStart w:id="178" w:name="_Toc236046779"/>
      <w:r>
        <w:t xml:space="preserve">Eléments techniques :</w:t>
      </w:r>
      <w:bookmarkEnd w:id="177"/>
      <w:r/>
      <w:bookmarkEnd w:id="178"/>
      <w:r/>
      <w:r/>
    </w:p>
    <w:p w14:paraId="5ADA3B47" w14:textId="29FA5FD2">
      <w:pPr>
        <w:pStyle w:val="818"/>
        <w:pBdr/>
        <w:spacing w:line="360" w:lineRule="auto"/>
        <w:ind w:firstLine="708" w:left="708"/>
        <w:rPr/>
      </w:pPr>
      <w:r/>
      <w:bookmarkStart w:id="179" w:name="_Toc235604945"/>
      <w:r/>
      <w:bookmarkStart w:id="180" w:name="_Toc236046780"/>
      <w:r>
        <w:t xml:space="preserve">Réponse aux besoins identifiés par les personae :</w:t>
      </w:r>
      <w:bookmarkEnd w:id="179"/>
      <w:r/>
      <w:bookmarkEnd w:id="180"/>
      <w:r/>
      <w:r/>
    </w:p>
    <w:p w14:paraId="0120F40E" w14:textId="77777777">
      <w:pPr>
        <w:pBdr/>
        <w:spacing w:line="360" w:lineRule="auto"/>
        <w:ind/>
        <w:rPr/>
      </w:pPr>
      <w:r/>
      <w:r/>
    </w:p>
    <w:p w14:paraId="683F67B8" w14:textId="77777777">
      <w:pPr>
        <w:pStyle w:val="817"/>
        <w:numPr>
          <w:ilvl w:val="1"/>
          <w:numId w:val="28"/>
        </w:numPr>
        <w:pBdr/>
        <w:spacing w:line="360" w:lineRule="auto"/>
        <w:ind/>
        <w:rPr/>
      </w:pPr>
      <w:r/>
      <w:bookmarkStart w:id="181" w:name="_Toc235604946"/>
      <w:r/>
      <w:bookmarkStart w:id="182" w:name="_Toc236046781"/>
      <w:r>
        <w:t xml:space="preserve">Valorisation</w:t>
      </w:r>
      <w:bookmarkEnd w:id="181"/>
      <w:r/>
      <w:bookmarkEnd w:id="182"/>
      <w:r/>
      <w:r/>
    </w:p>
    <w:p w14:paraId="637AE53E" w14:textId="77777777">
      <w:pPr>
        <w:pStyle w:val="818"/>
        <w:pBdr/>
        <w:spacing w:line="360" w:lineRule="auto"/>
        <w:ind w:left="1416"/>
        <w:rPr/>
      </w:pPr>
      <w:r/>
      <w:bookmarkStart w:id="183" w:name="_Toc235604947"/>
      <w:r/>
      <w:bookmarkStart w:id="184" w:name="_Toc236046782"/>
      <w:r>
        <w:t xml:space="preserve">Les besoins identifiés :</w:t>
      </w:r>
      <w:bookmarkEnd w:id="183"/>
      <w:r/>
      <w:bookmarkEnd w:id="184"/>
      <w:r/>
      <w:r/>
    </w:p>
    <w:p w14:paraId="7CB97A4C" w14:textId="5ABA08D3">
      <w:pPr>
        <w:pStyle w:val="818"/>
        <w:pBdr/>
        <w:spacing w:line="360" w:lineRule="auto"/>
        <w:ind w:firstLine="708" w:left="708"/>
        <w:rPr/>
      </w:pPr>
      <w:r/>
      <w:bookmarkStart w:id="185" w:name="_Toc235604948"/>
      <w:r/>
      <w:bookmarkStart w:id="186" w:name="_Toc236046783"/>
      <w:r>
        <w:t xml:space="preserve">Benchmark :</w:t>
      </w:r>
      <w:bookmarkEnd w:id="185"/>
      <w:r/>
      <w:bookmarkEnd w:id="186"/>
      <w:r/>
      <w:r/>
    </w:p>
    <w:p w14:paraId="7295C2B2" w14:textId="7350024C">
      <w:pPr>
        <w:pStyle w:val="818"/>
        <w:pBdr/>
        <w:spacing w:line="360" w:lineRule="auto"/>
        <w:ind w:firstLine="708" w:left="708"/>
        <w:rPr/>
      </w:pPr>
      <w:r/>
      <w:bookmarkStart w:id="187" w:name="_Toc235604949"/>
      <w:r/>
      <w:bookmarkStart w:id="188" w:name="_Toc236046784"/>
      <w:r>
        <w:t xml:space="preserve">Ma proposition :</w:t>
      </w:r>
      <w:bookmarkEnd w:id="187"/>
      <w:r/>
      <w:bookmarkEnd w:id="188"/>
      <w:r/>
      <w:r/>
    </w:p>
    <w:p w14:paraId="765B2810" w14:textId="3C5FA0A1">
      <w:pPr>
        <w:pStyle w:val="818"/>
        <w:pBdr/>
        <w:spacing w:line="360" w:lineRule="auto"/>
        <w:ind w:firstLine="708" w:left="708"/>
        <w:rPr/>
      </w:pPr>
      <w:r/>
      <w:bookmarkStart w:id="189" w:name="_Toc235604950"/>
      <w:r/>
      <w:bookmarkStart w:id="190" w:name="_Toc236046785"/>
      <w:r>
        <w:t xml:space="preserve">Eléments techniques :</w:t>
      </w:r>
      <w:bookmarkEnd w:id="189"/>
      <w:r/>
      <w:bookmarkEnd w:id="190"/>
      <w:r/>
      <w:r/>
    </w:p>
    <w:p w14:paraId="221CE254" w14:textId="721DFA29">
      <w:pPr>
        <w:pStyle w:val="818"/>
        <w:pBdr/>
        <w:spacing w:line="360" w:lineRule="auto"/>
        <w:ind w:firstLine="708" w:left="708"/>
        <w:rPr/>
      </w:pPr>
      <w:r/>
      <w:bookmarkStart w:id="191" w:name="_Toc235604951"/>
      <w:r/>
      <w:bookmarkStart w:id="192" w:name="_Toc236046786"/>
      <w:r>
        <w:t xml:space="preserve">Réponse aux besoins identifiés par les personae :</w:t>
      </w:r>
      <w:bookmarkEnd w:id="191"/>
      <w:r/>
      <w:bookmarkEnd w:id="192"/>
      <w:r/>
      <w:r/>
    </w:p>
    <w:p w14:paraId="49237560" w14:textId="77777777">
      <w:pPr>
        <w:pBdr/>
        <w:spacing w:line="360" w:lineRule="auto"/>
        <w:ind/>
        <w:rPr/>
      </w:pPr>
      <w:r/>
      <w:r/>
    </w:p>
    <w:p w14:paraId="705ABAF0" w14:textId="77777777">
      <w:pPr>
        <w:pStyle w:val="816"/>
        <w:numPr>
          <w:ilvl w:val="0"/>
          <w:numId w:val="22"/>
        </w:numPr>
        <w:pBdr/>
        <w:spacing w:line="360" w:lineRule="auto"/>
        <w:ind/>
        <w:rPr/>
      </w:pPr>
      <w:r/>
      <w:bookmarkStart w:id="193" w:name="_Toc235604952"/>
      <w:r/>
      <w:bookmarkStart w:id="194" w:name="_Toc236046787"/>
      <w:r>
        <w:t xml:space="preserve">Le plan du site</w:t>
      </w:r>
      <w:bookmarkEnd w:id="193"/>
      <w:r/>
      <w:bookmarkEnd w:id="194"/>
      <w:r/>
      <w:r/>
    </w:p>
    <w:p w14:paraId="63C28BEF" w14:textId="77777777">
      <w:pPr>
        <w:pStyle w:val="836"/>
        <w:numPr>
          <w:ilvl w:val="0"/>
          <w:numId w:val="5"/>
        </w:numPr>
        <w:pBdr/>
        <w:spacing w:line="360" w:lineRule="auto"/>
        <w:ind/>
        <w:rPr>
          <w:rFonts w:ascii="Trebuchet MS" w:hAnsi="Trebuchet MS"/>
        </w:rPr>
      </w:pPr>
      <w:r>
        <w:rPr>
          <w:rFonts w:ascii="Trebuchet MS" w:hAnsi="Trebuchet MS"/>
        </w:rPr>
        <w:t xml:space="preserve">Accueil</w:t>
      </w:r>
      <w:r>
        <w:rPr>
          <w:rFonts w:ascii="Trebuchet MS" w:hAnsi="Trebuchet MS"/>
        </w:rPr>
      </w:r>
    </w:p>
    <w:p w14:paraId="397F4EAE" w14:textId="10B8E026">
      <w:pPr>
        <w:pStyle w:val="836"/>
        <w:numPr>
          <w:ilvl w:val="0"/>
          <w:numId w:val="5"/>
        </w:numPr>
        <w:pBdr/>
        <w:spacing w:line="360" w:lineRule="auto"/>
        <w:ind/>
        <w:rPr>
          <w:rFonts w:ascii="Trebuchet MS" w:hAnsi="Trebuchet MS"/>
        </w:rPr>
      </w:pPr>
      <w:r>
        <w:rPr>
          <w:rFonts w:ascii="Trebuchet MS" w:hAnsi="Trebuchet MS"/>
        </w:rPr>
        <w:t xml:space="preserve">Collection</w:t>
      </w:r>
      <w:r>
        <w:rPr>
          <w:rFonts w:ascii="Trebuchet MS" w:hAnsi="Trebuchet MS"/>
        </w:rPr>
      </w:r>
    </w:p>
    <w:p w14:paraId="1F7BC9C7" w14:textId="5FB65722">
      <w:pPr>
        <w:pStyle w:val="836"/>
        <w:numPr>
          <w:ilvl w:val="1"/>
          <w:numId w:val="5"/>
        </w:numPr>
        <w:pBdr/>
        <w:spacing w:line="360" w:lineRule="auto"/>
        <w:ind/>
        <w:rPr>
          <w:rFonts w:ascii="Trebuchet MS" w:hAnsi="Trebuchet MS"/>
        </w:rPr>
      </w:pPr>
      <w:r>
        <w:rPr>
          <w:rFonts w:ascii="Trebuchet MS" w:hAnsi="Trebuchet MS"/>
        </w:rPr>
        <w:t xml:space="preserve">Corpus :</w:t>
      </w:r>
      <w:r>
        <w:rPr>
          <w:rFonts w:ascii="Trebuchet MS" w:hAnsi="Trebuchet MS"/>
        </w:rPr>
      </w:r>
    </w:p>
    <w:p w14:paraId="71399E46" w14:textId="209BD969">
      <w:pPr>
        <w:pStyle w:val="836"/>
        <w:numPr>
          <w:ilvl w:val="2"/>
          <w:numId w:val="5"/>
        </w:numPr>
        <w:pBdr/>
        <w:spacing w:line="360" w:lineRule="auto"/>
        <w:ind/>
        <w:rPr>
          <w:rFonts w:ascii="Trebuchet MS" w:hAnsi="Trebuchet MS"/>
        </w:rPr>
      </w:pPr>
      <w:r>
        <w:rPr>
          <w:rFonts w:ascii="Trebuchet MS" w:hAnsi="Trebuchet MS"/>
        </w:rPr>
        <w:t xml:space="preserve">Les cours de droit</w:t>
      </w:r>
      <w:r>
        <w:rPr>
          <w:rFonts w:ascii="Trebuchet MS" w:hAnsi="Trebuchet MS"/>
        </w:rPr>
      </w:r>
    </w:p>
    <w:p w14:paraId="15F0546F" w14:textId="1F22B8F4">
      <w:pPr>
        <w:pStyle w:val="836"/>
        <w:numPr>
          <w:ilvl w:val="2"/>
          <w:numId w:val="5"/>
        </w:numPr>
        <w:pBdr/>
        <w:spacing w:line="360" w:lineRule="auto"/>
        <w:ind/>
        <w:rPr>
          <w:rFonts w:ascii="Trebuchet MS" w:hAnsi="Trebuchet MS"/>
        </w:rPr>
      </w:pPr>
      <w:r>
        <w:rPr>
          <w:rFonts w:ascii="Trebuchet MS" w:hAnsi="Trebuchet MS"/>
        </w:rPr>
        <w:t xml:space="preserve">Les cours de Carbonnier</w:t>
      </w:r>
      <w:r>
        <w:rPr>
          <w:rFonts w:ascii="Trebuchet MS" w:hAnsi="Trebuchet MS"/>
        </w:rPr>
      </w:r>
    </w:p>
    <w:p w14:paraId="121E275C" w14:textId="3BA79450">
      <w:pPr>
        <w:pStyle w:val="836"/>
        <w:numPr>
          <w:ilvl w:val="2"/>
          <w:numId w:val="5"/>
        </w:numPr>
        <w:pBdr/>
        <w:spacing w:line="360" w:lineRule="auto"/>
        <w:ind/>
        <w:rPr>
          <w:rFonts w:ascii="Trebuchet MS" w:hAnsi="Trebuchet MS"/>
        </w:rPr>
      </w:pPr>
      <w:r>
        <w:rPr>
          <w:rFonts w:ascii="Trebuchet MS" w:hAnsi="Trebuchet MS"/>
        </w:rPr>
        <w:t xml:space="preserve">La liste </w:t>
      </w:r>
      <w:r>
        <w:rPr>
          <w:rFonts w:ascii="Trebuchet MS" w:hAnsi="Trebuchet MS"/>
        </w:rPr>
        <w:t xml:space="preserve">Pfister-Roumy</w:t>
      </w:r>
      <w:r>
        <w:rPr>
          <w:rFonts w:ascii="Trebuchet MS" w:hAnsi="Trebuchet MS"/>
        </w:rPr>
      </w:r>
    </w:p>
    <w:p w14:paraId="26F18805" w14:textId="41B86BAA">
      <w:pPr>
        <w:pStyle w:val="836"/>
        <w:numPr>
          <w:ilvl w:val="1"/>
          <w:numId w:val="5"/>
        </w:numPr>
        <w:pBdr/>
        <w:spacing w:line="360" w:lineRule="auto"/>
        <w:ind/>
        <w:rPr>
          <w:rFonts w:ascii="Trebuchet MS" w:hAnsi="Trebuchet MS"/>
        </w:rPr>
      </w:pPr>
      <w:r>
        <w:rPr>
          <w:rFonts w:ascii="Trebuchet MS" w:hAnsi="Trebuchet MS"/>
        </w:rPr>
        <w:t xml:space="preserve">Parcours thématiques :</w:t>
      </w:r>
      <w:r>
        <w:rPr>
          <w:rFonts w:ascii="Trebuchet MS" w:hAnsi="Trebuchet MS"/>
        </w:rPr>
      </w:r>
    </w:p>
    <w:p w14:paraId="63FA308A" w14:textId="77777777">
      <w:pPr>
        <w:pStyle w:val="836"/>
        <w:numPr>
          <w:ilvl w:val="2"/>
          <w:numId w:val="5"/>
        </w:numPr>
        <w:pBdr/>
        <w:spacing w:line="360" w:lineRule="auto"/>
        <w:ind/>
        <w:rPr>
          <w:rFonts w:ascii="Trebuchet MS" w:hAnsi="Trebuchet MS"/>
        </w:rPr>
      </w:pPr>
      <w:r>
        <w:rPr>
          <w:rFonts w:ascii="Trebuchet MS" w:hAnsi="Trebuchet MS"/>
        </w:rPr>
        <w:t xml:space="preserve">Codes</w:t>
      </w:r>
      <w:r>
        <w:rPr>
          <w:rFonts w:ascii="Trebuchet MS" w:hAnsi="Trebuchet MS"/>
        </w:rPr>
      </w:r>
    </w:p>
    <w:p w14:paraId="7A96A015" w14:textId="77777777">
      <w:pPr>
        <w:pStyle w:val="836"/>
        <w:numPr>
          <w:ilvl w:val="2"/>
          <w:numId w:val="5"/>
        </w:numPr>
        <w:pBdr/>
        <w:spacing w:line="360" w:lineRule="auto"/>
        <w:ind/>
        <w:rPr>
          <w:rFonts w:ascii="Trebuchet MS" w:hAnsi="Trebuchet MS"/>
        </w:rPr>
      </w:pPr>
      <w:r>
        <w:rPr>
          <w:rFonts w:ascii="Trebuchet MS" w:hAnsi="Trebuchet MS"/>
        </w:rPr>
        <w:t xml:space="preserve">Droit civil</w:t>
      </w:r>
      <w:r>
        <w:rPr>
          <w:rFonts w:ascii="Trebuchet MS" w:hAnsi="Trebuchet MS"/>
        </w:rPr>
      </w:r>
    </w:p>
    <w:p w14:paraId="7F8850C4" w14:textId="77777777">
      <w:pPr>
        <w:pStyle w:val="836"/>
        <w:numPr>
          <w:ilvl w:val="2"/>
          <w:numId w:val="5"/>
        </w:numPr>
        <w:pBdr/>
        <w:spacing w:line="360" w:lineRule="auto"/>
        <w:ind/>
        <w:rPr>
          <w:rFonts w:ascii="Trebuchet MS" w:hAnsi="Trebuchet MS"/>
        </w:rPr>
      </w:pPr>
      <w:r>
        <w:rPr>
          <w:rFonts w:ascii="Trebuchet MS" w:hAnsi="Trebuchet MS"/>
        </w:rPr>
        <w:t xml:space="preserve">Droit coutumier</w:t>
      </w:r>
      <w:r>
        <w:rPr>
          <w:rFonts w:ascii="Trebuchet MS" w:hAnsi="Trebuchet MS"/>
        </w:rPr>
      </w:r>
    </w:p>
    <w:p w14:paraId="2B8F7B3F" w14:textId="77777777">
      <w:pPr>
        <w:pStyle w:val="836"/>
        <w:numPr>
          <w:ilvl w:val="2"/>
          <w:numId w:val="5"/>
        </w:numPr>
        <w:pBdr/>
        <w:spacing w:line="360" w:lineRule="auto"/>
        <w:ind/>
        <w:rPr>
          <w:rFonts w:ascii="Trebuchet MS" w:hAnsi="Trebuchet MS"/>
        </w:rPr>
      </w:pPr>
      <w:r>
        <w:rPr>
          <w:rFonts w:ascii="Trebuchet MS" w:hAnsi="Trebuchet MS"/>
        </w:rPr>
        <w:t xml:space="preserve">Droit romain</w:t>
      </w:r>
      <w:r>
        <w:rPr>
          <w:rFonts w:ascii="Trebuchet MS" w:hAnsi="Trebuchet MS"/>
        </w:rPr>
      </w:r>
    </w:p>
    <w:p w14:paraId="24C30821" w14:textId="77777777">
      <w:pPr>
        <w:pStyle w:val="836"/>
        <w:numPr>
          <w:ilvl w:val="2"/>
          <w:numId w:val="5"/>
        </w:numPr>
        <w:pBdr/>
        <w:spacing w:line="360" w:lineRule="auto"/>
        <w:ind/>
        <w:rPr>
          <w:rFonts w:ascii="Trebuchet MS" w:hAnsi="Trebuchet MS"/>
        </w:rPr>
      </w:pPr>
      <w:r>
        <w:rPr>
          <w:rFonts w:ascii="Trebuchet MS" w:hAnsi="Trebuchet MS"/>
        </w:rPr>
        <w:t xml:space="preserve">Droit Canonique</w:t>
      </w:r>
      <w:r>
        <w:rPr>
          <w:rFonts w:ascii="Trebuchet MS" w:hAnsi="Trebuchet MS"/>
        </w:rPr>
      </w:r>
    </w:p>
    <w:p w14:paraId="691B928F" w14:textId="77777777">
      <w:pPr>
        <w:pStyle w:val="836"/>
        <w:numPr>
          <w:ilvl w:val="2"/>
          <w:numId w:val="5"/>
        </w:numPr>
        <w:pBdr/>
        <w:spacing w:line="360" w:lineRule="auto"/>
        <w:ind/>
        <w:rPr>
          <w:rFonts w:ascii="Trebuchet MS" w:hAnsi="Trebuchet MS"/>
        </w:rPr>
      </w:pPr>
      <w:r>
        <w:rPr>
          <w:rFonts w:ascii="Trebuchet MS" w:hAnsi="Trebuchet MS"/>
        </w:rPr>
        <w:t xml:space="preserve">Droit commercial</w:t>
      </w:r>
      <w:r>
        <w:rPr>
          <w:rFonts w:ascii="Trebuchet MS" w:hAnsi="Trebuchet MS"/>
        </w:rPr>
      </w:r>
    </w:p>
    <w:p w14:paraId="61D2571B" w14:textId="77777777">
      <w:pPr>
        <w:pStyle w:val="836"/>
        <w:numPr>
          <w:ilvl w:val="2"/>
          <w:numId w:val="5"/>
        </w:numPr>
        <w:pBdr/>
        <w:spacing w:line="360" w:lineRule="auto"/>
        <w:ind/>
        <w:rPr>
          <w:rFonts w:ascii="Trebuchet MS" w:hAnsi="Trebuchet MS"/>
        </w:rPr>
      </w:pPr>
      <w:r>
        <w:rPr>
          <w:rFonts w:ascii="Trebuchet MS" w:hAnsi="Trebuchet MS"/>
        </w:rPr>
        <w:t xml:space="preserve">Droit pénal</w:t>
      </w:r>
      <w:r>
        <w:rPr>
          <w:rFonts w:ascii="Trebuchet MS" w:hAnsi="Trebuchet MS"/>
        </w:rPr>
      </w:r>
    </w:p>
    <w:p w14:paraId="5D649ADF" w14:textId="77777777">
      <w:pPr>
        <w:pStyle w:val="836"/>
        <w:numPr>
          <w:ilvl w:val="0"/>
          <w:numId w:val="5"/>
        </w:numPr>
        <w:pBdr/>
        <w:spacing w:line="360" w:lineRule="auto"/>
        <w:ind/>
        <w:rPr>
          <w:rFonts w:ascii="Trebuchet MS" w:hAnsi="Trebuchet MS"/>
        </w:rPr>
      </w:pPr>
      <w:r>
        <w:rPr>
          <w:rFonts w:ascii="Trebuchet MS" w:hAnsi="Trebuchet MS"/>
        </w:rPr>
        <w:t xml:space="preserve">Recherche</w:t>
      </w:r>
      <w:r>
        <w:rPr>
          <w:rFonts w:ascii="Trebuchet MS" w:hAnsi="Trebuchet MS"/>
        </w:rPr>
      </w:r>
    </w:p>
    <w:p w14:paraId="779644B6" w14:textId="77777777">
      <w:pPr>
        <w:pStyle w:val="836"/>
        <w:numPr>
          <w:ilvl w:val="1"/>
          <w:numId w:val="5"/>
        </w:numPr>
        <w:pBdr/>
        <w:spacing w:line="360" w:lineRule="auto"/>
        <w:ind/>
        <w:rPr>
          <w:rFonts w:ascii="Trebuchet MS" w:hAnsi="Trebuchet MS"/>
        </w:rPr>
      </w:pPr>
      <w:r>
        <w:rPr>
          <w:rFonts w:ascii="Trebuchet MS" w:hAnsi="Trebuchet MS"/>
        </w:rPr>
        <w:t xml:space="preserve">Simple</w:t>
      </w:r>
      <w:r>
        <w:rPr>
          <w:rFonts w:ascii="Trebuchet MS" w:hAnsi="Trebuchet MS"/>
        </w:rPr>
      </w:r>
    </w:p>
    <w:p w14:paraId="5AD6E2F1" w14:textId="77777777">
      <w:pPr>
        <w:pStyle w:val="836"/>
        <w:numPr>
          <w:ilvl w:val="1"/>
          <w:numId w:val="5"/>
        </w:numPr>
        <w:pBdr/>
        <w:spacing w:line="360" w:lineRule="auto"/>
        <w:ind/>
        <w:rPr>
          <w:rFonts w:ascii="Trebuchet MS" w:hAnsi="Trebuchet MS"/>
        </w:rPr>
      </w:pPr>
      <w:r>
        <w:rPr>
          <w:rFonts w:ascii="Trebuchet MS" w:hAnsi="Trebuchet MS"/>
        </w:rPr>
        <w:t xml:space="preserve">Avancée</w:t>
      </w:r>
      <w:r>
        <w:rPr>
          <w:rFonts w:ascii="Trebuchet MS" w:hAnsi="Trebuchet MS"/>
        </w:rPr>
      </w:r>
    </w:p>
    <w:p w14:paraId="00CD15E4" w14:textId="77777777">
      <w:pPr>
        <w:pStyle w:val="836"/>
        <w:numPr>
          <w:ilvl w:val="1"/>
          <w:numId w:val="5"/>
        </w:numPr>
        <w:pBdr/>
        <w:spacing w:line="360" w:lineRule="auto"/>
        <w:ind/>
        <w:rPr>
          <w:rFonts w:ascii="Trebuchet MS" w:hAnsi="Trebuchet MS"/>
        </w:rPr>
      </w:pPr>
      <w:r>
        <w:rPr>
          <w:rFonts w:ascii="Trebuchet MS" w:hAnsi="Trebuchet MS"/>
        </w:rPr>
        <w:t xml:space="preserve">Plein-texte</w:t>
      </w:r>
      <w:r>
        <w:rPr>
          <w:rFonts w:ascii="Trebuchet MS" w:hAnsi="Trebuchet MS"/>
        </w:rPr>
      </w:r>
    </w:p>
    <w:p w14:paraId="56CD733D" w14:textId="77777777">
      <w:pPr>
        <w:pStyle w:val="836"/>
        <w:numPr>
          <w:ilvl w:val="1"/>
          <w:numId w:val="5"/>
        </w:numPr>
        <w:pBdr/>
        <w:spacing w:line="360" w:lineRule="auto"/>
        <w:ind/>
        <w:rPr>
          <w:rFonts w:ascii="Trebuchet MS" w:hAnsi="Trebuchet MS"/>
        </w:rPr>
      </w:pPr>
      <w:r>
        <w:rPr>
          <w:rFonts w:ascii="Trebuchet MS" w:hAnsi="Trebuchet MS"/>
        </w:rPr>
        <w:t xml:space="preserve">Explorer</w:t>
      </w:r>
      <w:r>
        <w:rPr>
          <w:rFonts w:ascii="Trebuchet MS" w:hAnsi="Trebuchet MS"/>
        </w:rPr>
      </w:r>
    </w:p>
    <w:p w14:paraId="22CAD9D5" w14:textId="578CF2A8">
      <w:pPr>
        <w:pStyle w:val="836"/>
        <w:numPr>
          <w:ilvl w:val="0"/>
          <w:numId w:val="5"/>
        </w:numPr>
        <w:pBdr/>
        <w:spacing w:line="360" w:lineRule="auto"/>
        <w:ind/>
        <w:rPr>
          <w:rFonts w:ascii="Trebuchet MS" w:hAnsi="Trebuchet MS"/>
        </w:rPr>
      </w:pPr>
      <w:r>
        <w:rPr>
          <w:rFonts w:ascii="Trebuchet MS" w:hAnsi="Trebuchet MS"/>
        </w:rPr>
        <w:t xml:space="preserve">Exposition virtuelle</w:t>
      </w:r>
      <w:r>
        <w:rPr>
          <w:rFonts w:ascii="Trebuchet MS" w:hAnsi="Trebuchet MS"/>
        </w:rPr>
        <w:t xml:space="preserve"> </w:t>
      </w:r>
      <w:r>
        <w:rPr>
          <w:rFonts w:ascii="Trebuchet MS" w:hAnsi="Trebuchet MS"/>
          <w:color w:val="ff0000"/>
        </w:rPr>
        <w:t xml:space="preserve">[Trouver un autre nom]</w:t>
      </w:r>
      <w:r>
        <w:rPr>
          <w:rFonts w:ascii="Trebuchet MS" w:hAnsi="Trebuchet MS"/>
        </w:rPr>
      </w:r>
    </w:p>
    <w:p w14:paraId="5B138A2F" w14:textId="77777777">
      <w:pPr>
        <w:pStyle w:val="836"/>
        <w:numPr>
          <w:ilvl w:val="0"/>
          <w:numId w:val="5"/>
        </w:numPr>
        <w:pBdr/>
        <w:spacing w:line="360" w:lineRule="auto"/>
        <w:ind/>
        <w:rPr>
          <w:rFonts w:ascii="Trebuchet MS" w:hAnsi="Trebuchet MS"/>
        </w:rPr>
      </w:pPr>
      <w:r>
        <w:rPr>
          <w:rFonts w:ascii="Trebuchet MS" w:hAnsi="Trebuchet MS"/>
        </w:rPr>
        <w:t xml:space="preserve">A propos</w:t>
      </w:r>
      <w:r>
        <w:rPr>
          <w:rFonts w:ascii="Trebuchet MS" w:hAnsi="Trebuchet MS"/>
        </w:rPr>
      </w:r>
    </w:p>
    <w:p w14:paraId="17A903B2" w14:textId="77777777">
      <w:pPr>
        <w:pStyle w:val="836"/>
        <w:numPr>
          <w:ilvl w:val="1"/>
          <w:numId w:val="5"/>
        </w:numPr>
        <w:pBdr/>
        <w:spacing w:line="360" w:lineRule="auto"/>
        <w:ind/>
        <w:rPr>
          <w:rFonts w:ascii="Trebuchet MS" w:hAnsi="Trebuchet MS"/>
        </w:rPr>
      </w:pPr>
      <w:r>
        <w:rPr>
          <w:rFonts w:ascii="Trebuchet MS" w:hAnsi="Trebuchet MS"/>
        </w:rPr>
        <w:t xml:space="preserve">Contact</w:t>
      </w:r>
      <w:r>
        <w:rPr>
          <w:rFonts w:ascii="Trebuchet MS" w:hAnsi="Trebuchet MS"/>
        </w:rPr>
      </w:r>
    </w:p>
    <w:p w14:paraId="49FF763E" w14:textId="77777777">
      <w:pPr>
        <w:pStyle w:val="836"/>
        <w:numPr>
          <w:ilvl w:val="1"/>
          <w:numId w:val="5"/>
        </w:numPr>
        <w:pBdr/>
        <w:spacing w:line="360" w:lineRule="auto"/>
        <w:ind/>
        <w:rPr>
          <w:rFonts w:ascii="Trebuchet MS" w:hAnsi="Trebuchet MS"/>
        </w:rPr>
      </w:pPr>
      <w:r>
        <w:rPr>
          <w:rFonts w:ascii="Trebuchet MS" w:hAnsi="Trebuchet MS"/>
        </w:rPr>
        <w:t xml:space="preserve">Aide</w:t>
      </w:r>
      <w:r>
        <w:rPr>
          <w:rFonts w:ascii="Trebuchet MS" w:hAnsi="Trebuchet MS"/>
        </w:rPr>
      </w:r>
    </w:p>
    <w:p w14:paraId="6867F34D" w14:textId="77777777">
      <w:pPr>
        <w:pStyle w:val="836"/>
        <w:numPr>
          <w:ilvl w:val="1"/>
          <w:numId w:val="5"/>
        </w:numPr>
        <w:pBdr/>
        <w:spacing w:line="360" w:lineRule="auto"/>
        <w:ind/>
        <w:rPr>
          <w:rFonts w:ascii="Trebuchet MS" w:hAnsi="Trebuchet MS"/>
        </w:rPr>
      </w:pPr>
      <w:r>
        <w:rPr>
          <w:rFonts w:ascii="Trebuchet MS" w:hAnsi="Trebuchet MS"/>
        </w:rPr>
        <w:t xml:space="preserve">Conditions d’utilisation</w:t>
      </w:r>
      <w:r>
        <w:rPr>
          <w:rFonts w:ascii="Trebuchet MS" w:hAnsi="Trebuchet MS"/>
        </w:rPr>
      </w:r>
    </w:p>
    <w:p w14:paraId="76EDB573" w14:textId="7CF7312D">
      <w:pPr>
        <w:pStyle w:val="836"/>
        <w:numPr>
          <w:ilvl w:val="0"/>
          <w:numId w:val="5"/>
        </w:numPr>
        <w:pBdr/>
        <w:spacing w:line="360" w:lineRule="auto"/>
        <w:ind/>
        <w:rPr>
          <w:rFonts w:ascii="Trebuchet MS" w:hAnsi="Trebuchet MS"/>
        </w:rPr>
      </w:pPr>
      <w:r>
        <w:rPr>
          <w:rFonts w:ascii="Trebuchet MS" w:hAnsi="Trebuchet MS"/>
        </w:rPr>
        <w:t xml:space="preserve">Compte personnel</w:t>
      </w:r>
      <w:r>
        <w:rPr>
          <w:rFonts w:ascii="Trebuchet MS" w:hAnsi="Trebuchet MS"/>
        </w:rPr>
      </w:r>
    </w:p>
    <w:p w14:paraId="32268D20" w14:textId="77777777">
      <w:pPr>
        <w:pStyle w:val="836"/>
        <w:pBdr/>
        <w:spacing w:line="360" w:lineRule="auto"/>
        <w:ind/>
        <w:rPr>
          <w:rFonts w:ascii="Trebuchet MS" w:hAnsi="Trebuchet MS"/>
        </w:rPr>
      </w:pPr>
      <w:r>
        <w:rPr>
          <w:rFonts w:ascii="Trebuchet MS" w:hAnsi="Trebuchet MS"/>
        </w:rPr>
      </w:r>
      <w:r>
        <w:rPr>
          <w:rFonts w:ascii="Trebuchet MS" w:hAnsi="Trebuchet MS"/>
        </w:rPr>
      </w:r>
    </w:p>
    <w:p w14:paraId="1856ECDF" w14:textId="3382B58B">
      <w:pPr>
        <w:pStyle w:val="836"/>
        <w:numPr>
          <w:ilvl w:val="0"/>
          <w:numId w:val="5"/>
        </w:numPr>
        <w:pBdr/>
        <w:spacing w:line="360" w:lineRule="auto"/>
        <w:ind/>
        <w:rPr>
          <w:rFonts w:ascii="Trebuchet MS" w:hAnsi="Trebuchet MS"/>
        </w:rPr>
      </w:pPr>
      <w:r>
        <w:rPr>
          <w:rFonts w:ascii="Trebuchet MS" w:hAnsi="Trebuchet MS"/>
        </w:rPr>
        <w:t xml:space="preserve">Contact</w:t>
      </w:r>
      <w:r>
        <w:rPr>
          <w:rFonts w:ascii="Trebuchet MS" w:hAnsi="Trebuchet MS"/>
        </w:rPr>
        <w:t xml:space="preserve"> [de la bibliothèque numérique]</w:t>
      </w:r>
      <w:r>
        <w:rPr>
          <w:rFonts w:ascii="Trebuchet MS" w:hAnsi="Trebuchet MS"/>
        </w:rPr>
      </w:r>
    </w:p>
    <w:p w14:paraId="59C9F6A9" w14:textId="50312FD1">
      <w:pPr>
        <w:pStyle w:val="836"/>
        <w:numPr>
          <w:ilvl w:val="0"/>
          <w:numId w:val="5"/>
        </w:numPr>
        <w:pBdr/>
        <w:spacing w:line="360" w:lineRule="auto"/>
        <w:ind/>
        <w:rPr>
          <w:rFonts w:ascii="Trebuchet MS" w:hAnsi="Trebuchet MS"/>
        </w:rPr>
      </w:pPr>
      <w:r>
        <w:rPr>
          <w:rFonts w:ascii="Trebuchet MS" w:hAnsi="Trebuchet MS"/>
        </w:rPr>
        <w:t xml:space="preserve">Conditions d’utilisation</w:t>
      </w:r>
      <w:r>
        <w:rPr>
          <w:rFonts w:ascii="Trebuchet MS" w:hAnsi="Trebuchet MS"/>
        </w:rPr>
        <w:t xml:space="preserve"> [lien cliquable vers l’</w:t>
      </w:r>
      <w:r>
        <w:rPr>
          <w:rFonts w:ascii="Trebuchet MS" w:hAnsi="Trebuchet MS"/>
        </w:rPr>
        <w:t xml:space="preserve">à propos</w:t>
      </w:r>
      <w:r>
        <w:rPr>
          <w:rFonts w:ascii="Trebuchet MS" w:hAnsi="Trebuchet MS"/>
        </w:rPr>
        <w:t xml:space="preserve">]</w:t>
      </w:r>
      <w:r>
        <w:rPr>
          <w:rFonts w:ascii="Trebuchet MS" w:hAnsi="Trebuchet MS"/>
        </w:rPr>
      </w:r>
    </w:p>
    <w:p w14:paraId="34088E75" w14:textId="738C497C">
      <w:pPr>
        <w:pStyle w:val="836"/>
        <w:numPr>
          <w:ilvl w:val="0"/>
          <w:numId w:val="5"/>
        </w:numPr>
        <w:pBdr/>
        <w:spacing w:line="360" w:lineRule="auto"/>
        <w:ind/>
        <w:rPr>
          <w:rFonts w:ascii="Trebuchet MS" w:hAnsi="Trebuchet MS"/>
        </w:rPr>
      </w:pPr>
      <w:r>
        <w:rPr>
          <w:rFonts w:ascii="Trebuchet MS" w:hAnsi="Trebuchet MS"/>
        </w:rPr>
        <w:t xml:space="preserve">Mentions légales</w:t>
      </w:r>
      <w:r>
        <w:rPr>
          <w:rFonts w:ascii="Trebuchet MS" w:hAnsi="Trebuchet MS"/>
        </w:rPr>
        <w:t xml:space="preserve"> [lien cliquable vers l’</w:t>
      </w:r>
      <w:r>
        <w:rPr>
          <w:rFonts w:ascii="Trebuchet MS" w:hAnsi="Trebuchet MS"/>
        </w:rPr>
        <w:t xml:space="preserve">à propos</w:t>
      </w:r>
      <w:r>
        <w:rPr>
          <w:rFonts w:ascii="Trebuchet MS" w:hAnsi="Trebuchet MS"/>
        </w:rPr>
        <w:t xml:space="preserve">]</w:t>
      </w:r>
      <w:r>
        <w:rPr>
          <w:rFonts w:ascii="Trebuchet MS" w:hAnsi="Trebuchet MS"/>
        </w:rPr>
      </w:r>
    </w:p>
    <w:p w14:paraId="474DE8E8" w14:textId="74633DA8">
      <w:pPr>
        <w:pStyle w:val="836"/>
        <w:numPr>
          <w:ilvl w:val="0"/>
          <w:numId w:val="5"/>
        </w:numPr>
        <w:pBdr/>
        <w:spacing w:line="360" w:lineRule="auto"/>
        <w:ind/>
        <w:rPr>
          <w:rFonts w:ascii="Trebuchet MS" w:hAnsi="Trebuchet MS"/>
        </w:rPr>
      </w:pPr>
      <w:r>
        <w:rPr>
          <w:rFonts w:ascii="Trebuchet MS" w:hAnsi="Trebuchet MS"/>
        </w:rPr>
        <w:t xml:space="preserve">Plan du site </w:t>
      </w:r>
      <w:r>
        <w:rPr>
          <w:rFonts w:ascii="Trebuchet MS" w:hAnsi="Trebuchet MS"/>
        </w:rPr>
        <w:t xml:space="preserve">[lien cliquable vers l’</w:t>
      </w:r>
      <w:r>
        <w:rPr>
          <w:rFonts w:ascii="Trebuchet MS" w:hAnsi="Trebuchet MS"/>
        </w:rPr>
        <w:t xml:space="preserve">à propos</w:t>
      </w:r>
      <w:r>
        <w:rPr>
          <w:rFonts w:ascii="Trebuchet MS" w:hAnsi="Trebuchet MS"/>
        </w:rPr>
        <w:t xml:space="preserve">]</w:t>
      </w:r>
      <w:r>
        <w:rPr>
          <w:rFonts w:ascii="Trebuchet MS" w:hAnsi="Trebuchet MS"/>
        </w:rPr>
      </w:r>
    </w:p>
    <w:p w14:paraId="12ECF449" w14:textId="77777777">
      <w:pPr>
        <w:pStyle w:val="836"/>
        <w:numPr>
          <w:ilvl w:val="0"/>
          <w:numId w:val="5"/>
        </w:numPr>
        <w:pBdr/>
        <w:spacing w:line="360" w:lineRule="auto"/>
        <w:ind/>
        <w:rPr>
          <w:rFonts w:ascii="Trebuchet MS" w:hAnsi="Trebuchet MS"/>
        </w:rPr>
      </w:pPr>
      <w:r>
        <w:rPr>
          <w:rFonts w:ascii="Trebuchet MS" w:hAnsi="Trebuchet MS"/>
        </w:rPr>
        <w:t xml:space="preserve">Accessibilité : partiellement conforme</w:t>
      </w:r>
      <w:r>
        <w:rPr>
          <w:rFonts w:ascii="Trebuchet MS" w:hAnsi="Trebuchet MS"/>
        </w:rPr>
      </w:r>
    </w:p>
    <w:p w14:paraId="27644C7E" w14:textId="77777777">
      <w:pPr>
        <w:pStyle w:val="816"/>
        <w:pBdr/>
        <w:spacing w:line="360" w:lineRule="auto"/>
        <w:ind/>
        <w:rPr/>
      </w:pPr>
      <w:r/>
      <w:bookmarkStart w:id="195" w:name="_Toc235604953"/>
      <w:r/>
      <w:bookmarkStart w:id="196" w:name="_Toc236046788"/>
      <w:r>
        <w:t xml:space="preserve">Conclusion :</w:t>
      </w:r>
      <w:bookmarkEnd w:id="195"/>
      <w:r/>
      <w:bookmarkEnd w:id="196"/>
      <w:r/>
      <w:r/>
    </w:p>
    <w:p w14:paraId="4DD74B8C" w14:textId="77777777">
      <w:pPr>
        <w:pStyle w:val="836"/>
        <w:numPr>
          <w:ilvl w:val="0"/>
          <w:numId w:val="3"/>
        </w:numPr>
        <w:pBdr/>
        <w:spacing w:after="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lang w:eastAsia="fr-FR"/>
        </w:rPr>
        <w:t xml:space="preserve">ces</w:t>
      </w:r>
      <w:r>
        <w:rPr>
          <w:rFonts w:ascii="Times New Roman" w:hAnsi="Times New Roman" w:eastAsia="Times New Roman" w:cs="Times New Roman"/>
          <w:sz w:val="24"/>
          <w:szCs w:val="24"/>
          <w:lang w:eastAsia="fr-FR"/>
        </w:rPr>
        <w:t xml:space="preserve"> recommandations constituent une base pour le futur cahier des charges de Codex.</w:t>
      </w:r>
      <w:r>
        <w:rPr>
          <w:rFonts w:ascii="Times New Roman" w:hAnsi="Times New Roman" w:cs="Times New Roman"/>
          <w:sz w:val="24"/>
          <w:szCs w:val="24"/>
        </w:rPr>
      </w:r>
    </w:p>
    <w:p w14:paraId="577A2887" w14:textId="77777777">
      <w:pPr>
        <w:pStyle w:val="836"/>
        <w:numPr>
          <w:ilvl w:val="0"/>
          <w:numId w:val="3"/>
        </w:numPr>
        <w:pBdr/>
        <w:spacing w:after="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lang w:eastAsia="fr-FR"/>
        </w:rPr>
        <w:t xml:space="preserve">Facteurs de réussite pour la suite du projet</w:t>
      </w:r>
      <w:r>
        <w:rPr>
          <w:rFonts w:ascii="Times New Roman" w:hAnsi="Times New Roman" w:cs="Times New Roman"/>
          <w:sz w:val="24"/>
          <w:szCs w:val="24"/>
        </w:rPr>
      </w:r>
    </w:p>
    <w:p w14:paraId="0471A7C0" w14:textId="77777777">
      <w:pPr>
        <w:pStyle w:val="835"/>
        <w:pBdr/>
        <w:spacing w:after="0" w:afterAutospacing="0" w:before="0" w:beforeAutospacing="0" w:line="360" w:lineRule="auto"/>
        <w:ind w:left="708"/>
        <w:rPr/>
      </w:pPr>
      <w:r>
        <w:t xml:space="preserve">Par exemple :</w:t>
      </w:r>
      <w:r/>
    </w:p>
    <w:p w14:paraId="173D2906" w14:textId="77777777">
      <w:pPr>
        <w:numPr>
          <w:ilvl w:val="0"/>
          <w:numId w:val="4"/>
        </w:numPr>
        <w:pBdr/>
        <w:tabs>
          <w:tab w:val="clear" w:leader="none" w:pos="1068"/>
          <w:tab w:val="num" w:leader="none" w:pos="1776"/>
        </w:tabs>
        <w:spacing w:after="0" w:line="360" w:lineRule="auto"/>
        <w:ind w:left="1776"/>
        <w:jc w:val="left"/>
        <w:rPr/>
      </w:pPr>
      <w:r>
        <w:t xml:space="preserve">conduite</w:t>
      </w:r>
      <w:r>
        <w:t xml:space="preserve"> du changement ; </w:t>
      </w:r>
      <w:r/>
    </w:p>
    <w:p w14:paraId="205B8E78" w14:textId="77777777">
      <w:pPr>
        <w:numPr>
          <w:ilvl w:val="0"/>
          <w:numId w:val="4"/>
        </w:numPr>
        <w:pBdr/>
        <w:tabs>
          <w:tab w:val="clear" w:leader="none" w:pos="1068"/>
          <w:tab w:val="num" w:leader="none" w:pos="1776"/>
        </w:tabs>
        <w:spacing w:after="0" w:line="360" w:lineRule="auto"/>
        <w:ind w:left="1776"/>
        <w:jc w:val="left"/>
        <w:rPr/>
      </w:pPr>
      <w:r>
        <w:t xml:space="preserve">accompagnement</w:t>
      </w:r>
      <w:r>
        <w:t xml:space="preserve"> des équipes ; </w:t>
      </w:r>
      <w:r/>
    </w:p>
    <w:p w14:paraId="7375496A" w14:textId="77777777">
      <w:pPr>
        <w:numPr>
          <w:ilvl w:val="0"/>
          <w:numId w:val="4"/>
        </w:numPr>
        <w:pBdr/>
        <w:tabs>
          <w:tab w:val="clear" w:leader="none" w:pos="1068"/>
          <w:tab w:val="num" w:leader="none" w:pos="1776"/>
        </w:tabs>
        <w:spacing w:after="0" w:line="360" w:lineRule="auto"/>
        <w:ind w:left="1776"/>
        <w:jc w:val="left"/>
        <w:rPr/>
      </w:pPr>
      <w:r>
        <w:t xml:space="preserve">appropriation</w:t>
      </w:r>
      <w:r>
        <w:t xml:space="preserve"> du nouvel outil ; </w:t>
      </w:r>
      <w:r/>
    </w:p>
    <w:p w14:paraId="758E4DB5" w14:textId="77777777">
      <w:pPr>
        <w:numPr>
          <w:ilvl w:val="0"/>
          <w:numId w:val="4"/>
        </w:numPr>
        <w:pBdr/>
        <w:tabs>
          <w:tab w:val="clear" w:leader="none" w:pos="1068"/>
          <w:tab w:val="num" w:leader="none" w:pos="1776"/>
        </w:tabs>
        <w:spacing w:after="0" w:line="360" w:lineRule="auto"/>
        <w:ind w:left="1776"/>
        <w:jc w:val="left"/>
        <w:rPr/>
      </w:pPr>
      <w:r>
        <w:t xml:space="preserve">gouvernance</w:t>
      </w:r>
      <w:r>
        <w:t xml:space="preserve"> du projet ; </w:t>
      </w:r>
      <w:r/>
    </w:p>
    <w:p w14:paraId="6F480FAA" w14:textId="77777777">
      <w:pPr>
        <w:numPr>
          <w:ilvl w:val="0"/>
          <w:numId w:val="4"/>
        </w:numPr>
        <w:pBdr/>
        <w:tabs>
          <w:tab w:val="clear" w:leader="none" w:pos="1068"/>
          <w:tab w:val="num" w:leader="none" w:pos="1776"/>
        </w:tabs>
        <w:spacing w:after="0" w:line="360" w:lineRule="auto"/>
        <w:ind w:left="1776"/>
        <w:jc w:val="left"/>
        <w:rPr/>
      </w:pPr>
      <w:r>
        <w:t xml:space="preserve">formation</w:t>
      </w:r>
      <w:r>
        <w:t xml:space="preserve"> ; </w:t>
      </w:r>
      <w:r/>
    </w:p>
    <w:p w14:paraId="3A8DD0CA" w14:textId="77777777">
      <w:pPr>
        <w:numPr>
          <w:ilvl w:val="0"/>
          <w:numId w:val="4"/>
        </w:numPr>
        <w:pBdr/>
        <w:tabs>
          <w:tab w:val="clear" w:leader="none" w:pos="1068"/>
          <w:tab w:val="num" w:leader="none" w:pos="1776"/>
        </w:tabs>
        <w:spacing w:after="0" w:line="360" w:lineRule="auto"/>
        <w:ind w:left="1776"/>
        <w:jc w:val="left"/>
        <w:rPr/>
      </w:pPr>
      <w:r>
        <w:t xml:space="preserve">documentation</w:t>
      </w:r>
      <w:r>
        <w:t xml:space="preserve">.</w:t>
      </w:r>
      <w:r/>
    </w:p>
    <w:p w14:paraId="6D8F9BBD" w14:textId="77777777">
      <w:pPr>
        <w:pBdr/>
        <w:spacing w:line="360" w:lineRule="auto"/>
        <w:ind/>
        <w:rPr/>
      </w:pPr>
      <w:r/>
      <w:r/>
    </w:p>
    <w:p w14:paraId="39569101" w14:textId="77777777">
      <w:pPr>
        <w:pBdr/>
        <w:spacing w:line="360" w:lineRule="auto"/>
        <w:ind/>
        <w:rPr/>
      </w:pPr>
      <w:r/>
      <w:r/>
    </w:p>
    <w:p w14:paraId="4905AA34" w14:textId="77777777">
      <w:pPr>
        <w:pBdr/>
        <w:spacing w:line="360" w:lineRule="auto"/>
        <w:ind/>
        <w:rPr/>
      </w:pPr>
      <w:r/>
      <w:r/>
    </w:p>
    <w:p w14:paraId="795F7ABB" w14:textId="77777777">
      <w:pPr>
        <w:pBdr/>
        <w:spacing w:line="360" w:lineRule="auto"/>
        <w:ind/>
        <w:rPr/>
      </w:pPr>
      <w:r/>
      <w:r/>
    </w:p>
    <w:p w14:paraId="5EF46313" w14:textId="77777777">
      <w:pPr>
        <w:pBdr/>
        <w:spacing w:line="360" w:lineRule="auto"/>
        <w:ind/>
        <w:rPr/>
      </w:pPr>
      <w:r/>
      <w:r/>
    </w:p>
    <w:p w14:paraId="6089B594" w14:textId="77777777">
      <w:pPr>
        <w:pBdr/>
        <w:spacing w:line="360" w:lineRule="auto"/>
        <w:ind/>
        <w:rPr/>
      </w:pPr>
      <w:r/>
      <w:r/>
    </w:p>
    <w:p w14:paraId="1E07DB44" w14:textId="77777777">
      <w:pPr>
        <w:pBdr/>
        <w:spacing w:line="360" w:lineRule="auto"/>
        <w:ind/>
        <w:rPr/>
      </w:pPr>
      <w:r/>
      <w:r/>
    </w:p>
    <w:p w14:paraId="2E7373C8" w14:textId="77777777">
      <w:pPr>
        <w:pBdr/>
        <w:spacing w:line="360" w:lineRule="auto"/>
        <w:ind/>
        <w:rPr/>
      </w:pPr>
      <w:r/>
      <w:r/>
    </w:p>
    <w:p w14:paraId="1E2D7C5A" w14:textId="77777777">
      <w:pPr>
        <w:pBdr/>
        <w:spacing w:line="360" w:lineRule="auto"/>
        <w:ind/>
        <w:rPr/>
      </w:pPr>
      <w:r/>
      <w:r/>
    </w:p>
    <w:p w14:paraId="5208411E" w14:textId="77777777">
      <w:pPr>
        <w:pBdr/>
        <w:spacing w:line="360" w:lineRule="auto"/>
        <w:ind/>
        <w:rPr/>
      </w:pPr>
      <w:r/>
      <w:r/>
    </w:p>
    <w:p w14:paraId="21B6ED1F" w14:textId="77777777">
      <w:pPr>
        <w:pBdr/>
        <w:spacing w:line="360" w:lineRule="auto"/>
        <w:ind/>
        <w:rPr/>
      </w:pPr>
      <w:r/>
      <w:r/>
    </w:p>
    <w:p w14:paraId="01B39435" w14:textId="77777777">
      <w:pPr>
        <w:pBdr/>
        <w:spacing w:line="360" w:lineRule="auto"/>
        <w:ind/>
        <w:rPr/>
      </w:pPr>
      <w:r/>
      <w:r/>
    </w:p>
    <w:p w14:paraId="614975D7" w14:textId="77777777">
      <w:pPr>
        <w:pBdr/>
        <w:spacing w:line="360" w:lineRule="auto"/>
        <w:ind/>
        <w:rPr/>
      </w:pPr>
      <w:r/>
      <w:r/>
    </w:p>
    <w:p w14:paraId="5A3AA8F9" w14:textId="77777777">
      <w:pPr>
        <w:pBdr/>
        <w:spacing w:line="360" w:lineRule="auto"/>
        <w:ind/>
        <w:rPr/>
      </w:pPr>
      <w:r/>
      <w:r/>
    </w:p>
    <w:p w14:paraId="17715092" w14:textId="77777777">
      <w:pPr>
        <w:pBdr/>
        <w:spacing w:line="360" w:lineRule="auto"/>
        <w:ind/>
        <w:rPr/>
      </w:pPr>
      <w:r/>
      <w:r/>
    </w:p>
    <w:p w14:paraId="712CAB08" w14:textId="77777777">
      <w:pPr>
        <w:pStyle w:val="816"/>
        <w:pBdr/>
        <w:spacing w:line="360" w:lineRule="auto"/>
        <w:ind/>
        <w:jc w:val="center"/>
        <w:rPr/>
      </w:pPr>
      <w:r/>
      <w:bookmarkStart w:id="197" w:name="_Toc235604954"/>
      <w:r/>
      <w:bookmarkStart w:id="198" w:name="_Toc236046789"/>
      <w:r>
        <w:t xml:space="preserve">ANNEXES :</w:t>
      </w:r>
      <w:bookmarkEnd w:id="197"/>
      <w:r/>
      <w:bookmarkEnd w:id="198"/>
      <w:r/>
      <w:r/>
    </w:p>
    <w:p w14:paraId="59AA425F" w14:textId="77777777">
      <w:pPr>
        <w:pStyle w:val="817"/>
        <w:pBdr/>
        <w:spacing/>
        <w:ind/>
        <w:rPr/>
      </w:pPr>
      <w:r/>
      <w:bookmarkStart w:id="199" w:name="_Toc235604955"/>
      <w:r/>
      <w:bookmarkStart w:id="200" w:name="_Toc236046790"/>
      <w:r>
        <w:t xml:space="preserve">Personae :</w:t>
      </w:r>
      <w:bookmarkEnd w:id="199"/>
      <w:r/>
      <w:bookmarkEnd w:id="200"/>
      <w:r/>
      <w:r/>
    </w:p>
    <w:p w14:paraId="73C12913" w14:textId="77777777">
      <w:pPr>
        <w:pStyle w:val="818"/>
        <w:pBdr/>
        <w:spacing/>
        <w:ind/>
        <w:jc w:val="center"/>
        <w:rPr/>
      </w:pPr>
      <w:r/>
      <w:bookmarkStart w:id="201" w:name="_Toc235604956"/>
      <w:r/>
      <w:bookmarkStart w:id="202" w:name="_Toc236046791"/>
      <w:r>
        <w:t xml:space="preserve">Chercheur expert en histoire du droit</w:t>
      </w:r>
      <w:bookmarkEnd w:id="201"/>
      <w:r/>
      <w:bookmarkEnd w:id="202"/>
      <w:r/>
      <w:r/>
    </w:p>
    <w:p w14:paraId="5451B3B0" w14:textId="77777777">
      <w:pPr>
        <w:pBdr/>
        <w:spacing w:line="360" w:lineRule="auto"/>
        <w:ind/>
        <w:rPr/>
      </w:pPr>
      <w:r>
        <w:t xml:space="preserve">Hugo</w:t>
      </w:r>
      <w:r/>
    </w:p>
    <w:p w14:paraId="5D675575" w14:textId="77777777">
      <w:pPr>
        <w:pBdr/>
        <w:spacing w:line="360" w:lineRule="auto"/>
        <w:ind/>
        <w:rPr/>
      </w:pPr>
      <w:r>
        <w:t xml:space="preserve">Age : 56 ans</w:t>
      </w:r>
      <w:r/>
    </w:p>
    <w:p w14:paraId="60464045" w14:textId="77777777">
      <w:pPr>
        <w:pBdr/>
        <w:spacing w:line="360" w:lineRule="auto"/>
        <w:ind/>
        <w:rPr/>
      </w:pPr>
      <w:r>
        <w:t xml:space="preserve">Métier : Professeur d’histoire du droit à Paris II.</w:t>
      </w:r>
      <w:r/>
    </w:p>
    <w:p w14:paraId="021C7DF2" w14:textId="77777777">
      <w:pPr>
        <w:pBdr/>
        <w:spacing w:line="360" w:lineRule="auto"/>
        <w:ind/>
        <w:jc w:val="center"/>
        <w:rPr/>
      </w:pPr>
      <w:r>
        <w:t xml:space="preserve">Le Chercheur Expert en Histoire du Droit.</w:t>
      </w:r>
      <w:r/>
    </w:p>
    <w:p w14:paraId="1A186F74" w14:textId="77777777">
      <w:pPr>
        <w:pBdr/>
        <w:spacing w:line="360" w:lineRule="auto"/>
        <w:ind/>
        <w:rPr/>
      </w:pPr>
      <w:r>
        <w:t xml:space="preserve">(Archétype : enseignants-chercheurs et directeur de revue).</w:t>
      </w:r>
      <w:r/>
    </w:p>
    <w:p w14:paraId="36787402" w14:textId="77777777">
      <w:pPr>
        <w:pBdr/>
        <w:spacing w:line="360" w:lineRule="auto"/>
        <w:ind/>
        <w:rPr/>
      </w:pPr>
      <w:r>
        <w:t xml:space="preserve">Motivations principales :</w:t>
      </w:r>
      <w:r/>
    </w:p>
    <w:p w14:paraId="46074A6A" w14:textId="77777777">
      <w:pPr>
        <w:pStyle w:val="836"/>
        <w:numPr>
          <w:ilvl w:val="0"/>
          <w:numId w:val="6"/>
        </w:numPr>
        <w:pBdr/>
        <w:spacing w:line="360" w:lineRule="auto"/>
        <w:ind/>
        <w:jc w:val="both"/>
        <w:rPr>
          <w:rFonts w:ascii="Trebuchet MS" w:hAnsi="Trebuchet MS"/>
        </w:rPr>
      </w:pPr>
      <w:r>
        <w:rPr>
          <w:rFonts w:ascii="Trebuchet MS" w:hAnsi="Trebuchet MS"/>
        </w:rPr>
        <w:t xml:space="preserve">Avoir accès à un lieu virtuel concentré réunissant des sources du droit rare ou physiquement difficiles d’accès, pour s’éviter des déplacements fastidieux.</w:t>
      </w:r>
      <w:r>
        <w:rPr>
          <w:rFonts w:ascii="Trebuchet MS" w:hAnsi="Trebuchet MS"/>
        </w:rPr>
      </w:r>
    </w:p>
    <w:p w14:paraId="20BEAE9C" w14:textId="77777777">
      <w:pPr>
        <w:pStyle w:val="836"/>
        <w:numPr>
          <w:ilvl w:val="0"/>
          <w:numId w:val="6"/>
        </w:numPr>
        <w:pBdr/>
        <w:spacing w:line="360" w:lineRule="auto"/>
        <w:ind/>
        <w:jc w:val="both"/>
        <w:rPr>
          <w:rFonts w:ascii="Trebuchet MS" w:hAnsi="Trebuchet MS"/>
        </w:rPr>
      </w:pPr>
      <w:r>
        <w:rPr>
          <w:rFonts w:ascii="Trebuchet MS" w:hAnsi="Trebuchet MS"/>
        </w:rPr>
        <w:t xml:space="preserve">Création d’une deuxième liste </w:t>
      </w:r>
      <w:r>
        <w:rPr>
          <w:rFonts w:ascii="Trebuchet MS" w:hAnsi="Trebuchet MS"/>
        </w:rPr>
        <w:t xml:space="preserve">Pfister-Roumy</w:t>
      </w:r>
      <w:r>
        <w:rPr>
          <w:rFonts w:ascii="Trebuchet MS" w:hAnsi="Trebuchet MS"/>
        </w:rPr>
        <w:t xml:space="preserve"> : important de numériser tous les manuels de droit civil, de procédure, commercial entre 1800 et 1940, ainsi que les revues notamment les trimestriel du droit civil crée en 1902, les grandes revues.</w:t>
      </w:r>
      <w:r>
        <w:rPr>
          <w:rFonts w:ascii="Trebuchet MS" w:hAnsi="Trebuchet MS"/>
        </w:rPr>
      </w:r>
    </w:p>
    <w:p w14:paraId="4E3D51F1" w14:textId="77777777">
      <w:pPr>
        <w:pStyle w:val="836"/>
        <w:numPr>
          <w:ilvl w:val="0"/>
          <w:numId w:val="6"/>
        </w:numPr>
        <w:pBdr/>
        <w:spacing w:line="360" w:lineRule="auto"/>
        <w:ind/>
        <w:jc w:val="both"/>
        <w:rPr>
          <w:rFonts w:ascii="Trebuchet MS" w:hAnsi="Trebuchet MS"/>
        </w:rPr>
      </w:pPr>
      <w:r>
        <w:rPr>
          <w:rFonts w:ascii="Trebuchet MS" w:hAnsi="Trebuchet MS"/>
        </w:rPr>
        <w:t xml:space="preserve">Bibliothèque numérique : lieu concentré où l’on peut trouver les sources souhaitées.</w:t>
      </w:r>
      <w:r>
        <w:rPr>
          <w:rFonts w:ascii="Trebuchet MS" w:hAnsi="Trebuchet MS"/>
        </w:rPr>
      </w:r>
    </w:p>
    <w:p w14:paraId="217D5807" w14:textId="77777777">
      <w:pPr>
        <w:pStyle w:val="836"/>
        <w:numPr>
          <w:ilvl w:val="0"/>
          <w:numId w:val="6"/>
        </w:numPr>
        <w:pBdr/>
        <w:spacing w:line="360" w:lineRule="auto"/>
        <w:ind/>
        <w:jc w:val="both"/>
        <w:rPr>
          <w:rFonts w:ascii="Trebuchet MS" w:hAnsi="Trebuchet MS"/>
        </w:rPr>
      </w:pPr>
      <w:r>
        <w:rPr>
          <w:rFonts w:ascii="Trebuchet MS" w:hAnsi="Trebuchet MS"/>
        </w:rPr>
        <w:t xml:space="preserve">Développer la science ouverte</w:t>
      </w:r>
      <w:r>
        <w:rPr>
          <w:rFonts w:ascii="Trebuchet MS" w:hAnsi="Trebuchet MS"/>
        </w:rPr>
      </w:r>
    </w:p>
    <w:p w14:paraId="60A6D756" w14:textId="77777777">
      <w:pPr>
        <w:pStyle w:val="836"/>
        <w:numPr>
          <w:ilvl w:val="0"/>
          <w:numId w:val="6"/>
        </w:numPr>
        <w:pBdr/>
        <w:spacing w:line="360" w:lineRule="auto"/>
        <w:ind/>
        <w:jc w:val="both"/>
        <w:rPr>
          <w:rFonts w:ascii="Trebuchet MS" w:hAnsi="Trebuchet MS"/>
        </w:rPr>
      </w:pPr>
      <w:r>
        <w:rPr>
          <w:rFonts w:ascii="Trebuchet MS" w:hAnsi="Trebuchet MS"/>
        </w:rPr>
        <w:t xml:space="preserve">Rendre plus facile et accessible les collections. </w:t>
      </w:r>
      <w:r>
        <w:rPr>
          <w:rFonts w:ascii="Trebuchet MS" w:hAnsi="Trebuchet MS"/>
        </w:rPr>
      </w:r>
    </w:p>
    <w:p w14:paraId="7B9FF36D" w14:textId="77777777">
      <w:pPr>
        <w:pBdr/>
        <w:spacing w:line="360" w:lineRule="auto"/>
        <w:ind/>
        <w:rPr/>
      </w:pPr>
      <w:r>
        <w:t xml:space="preserve">Expériences / habitude de recherches : </w:t>
      </w:r>
      <w:r/>
    </w:p>
    <w:p w14:paraId="424AA019" w14:textId="77777777">
      <w:pPr>
        <w:pStyle w:val="836"/>
        <w:numPr>
          <w:ilvl w:val="0"/>
          <w:numId w:val="6"/>
        </w:numPr>
        <w:pBdr/>
        <w:spacing w:line="360" w:lineRule="auto"/>
        <w:ind/>
        <w:jc w:val="both"/>
        <w:rPr>
          <w:rFonts w:ascii="Trebuchet MS" w:hAnsi="Trebuchet MS"/>
        </w:rPr>
      </w:pPr>
      <w:r>
        <w:rPr>
          <w:rFonts w:ascii="Trebuchet MS" w:hAnsi="Trebuchet MS"/>
        </w:rPr>
        <w:t xml:space="preserve">Recherche plus aléatoire à travers les collections de la bibliothèque numérique comme il pourrait être amené à le faire dans une salle de lecture.</w:t>
      </w:r>
      <w:r>
        <w:rPr>
          <w:rFonts w:ascii="Trebuchet MS" w:hAnsi="Trebuchet MS"/>
        </w:rPr>
      </w:r>
    </w:p>
    <w:p w14:paraId="43ECB087" w14:textId="77777777">
      <w:pPr>
        <w:pStyle w:val="836"/>
        <w:numPr>
          <w:ilvl w:val="0"/>
          <w:numId w:val="6"/>
        </w:numPr>
        <w:pBdr/>
        <w:spacing w:line="360" w:lineRule="auto"/>
        <w:ind/>
        <w:jc w:val="both"/>
        <w:rPr>
          <w:rFonts w:ascii="Trebuchet MS" w:hAnsi="Trebuchet MS"/>
        </w:rPr>
      </w:pPr>
      <w:r>
        <w:rPr>
          <w:rFonts w:ascii="Trebuchet MS" w:hAnsi="Trebuchet MS"/>
        </w:rPr>
        <w:t xml:space="preserve">Apprécie la bibliothèque de Munich car possibilité de se balader dans les collections comme il le souhaite</w:t>
      </w:r>
      <w:r>
        <w:rPr>
          <w:rFonts w:ascii="Trebuchet MS" w:hAnsi="Trebuchet MS"/>
        </w:rPr>
      </w:r>
    </w:p>
    <w:p w14:paraId="6A3D15E3" w14:textId="77777777">
      <w:pPr>
        <w:pStyle w:val="836"/>
        <w:numPr>
          <w:ilvl w:val="0"/>
          <w:numId w:val="6"/>
        </w:numPr>
        <w:pBdr/>
        <w:spacing w:line="360" w:lineRule="auto"/>
        <w:ind/>
        <w:jc w:val="both"/>
        <w:rPr>
          <w:rFonts w:ascii="Trebuchet MS" w:hAnsi="Trebuchet MS"/>
        </w:rPr>
      </w:pPr>
      <w:r>
        <w:rPr>
          <w:rFonts w:ascii="Trebuchet MS" w:hAnsi="Trebuchet MS"/>
        </w:rPr>
        <w:t xml:space="preserve">Aime pouvoir faire une balade bucolique dans l’arborescence.</w:t>
      </w:r>
      <w:r>
        <w:rPr>
          <w:rFonts w:ascii="Trebuchet MS" w:hAnsi="Trebuchet MS"/>
        </w:rPr>
      </w:r>
    </w:p>
    <w:p w14:paraId="447DA66B" w14:textId="77777777">
      <w:pPr>
        <w:pStyle w:val="836"/>
        <w:numPr>
          <w:ilvl w:val="0"/>
          <w:numId w:val="6"/>
        </w:numPr>
        <w:pBdr/>
        <w:spacing w:line="360" w:lineRule="auto"/>
        <w:ind/>
        <w:jc w:val="both"/>
        <w:rPr>
          <w:rFonts w:ascii="Trebuchet MS" w:hAnsi="Trebuchet MS"/>
        </w:rPr>
      </w:pPr>
      <w:r>
        <w:rPr>
          <w:rFonts w:ascii="Trebuchet MS" w:hAnsi="Trebuchet MS"/>
        </w:rPr>
        <w:t xml:space="preserve">Le mode de consultation de la bibliothèque Cujas est plus commode que dans d’autres bibliothèques numériques, navigue bien dedans contrairement à Internet Archives.</w:t>
      </w:r>
      <w:r>
        <w:rPr>
          <w:rFonts w:ascii="Trebuchet MS" w:hAnsi="Trebuchet MS"/>
        </w:rPr>
      </w:r>
    </w:p>
    <w:p w14:paraId="23662180" w14:textId="77777777">
      <w:pPr>
        <w:pStyle w:val="836"/>
        <w:numPr>
          <w:ilvl w:val="0"/>
          <w:numId w:val="6"/>
        </w:numPr>
        <w:pBdr/>
        <w:spacing w:line="360" w:lineRule="auto"/>
        <w:ind/>
        <w:jc w:val="both"/>
        <w:rPr>
          <w:rFonts w:ascii="Trebuchet MS" w:hAnsi="Trebuchet MS"/>
        </w:rPr>
      </w:pPr>
      <w:r>
        <w:rPr>
          <w:rFonts w:ascii="Trebuchet MS" w:hAnsi="Trebuchet MS"/>
        </w:rPr>
        <w:t xml:space="preserve">Aime pouvoir télécharger ses documents sous format PDF.</w:t>
      </w:r>
      <w:r>
        <w:rPr>
          <w:rFonts w:ascii="Trebuchet MS" w:hAnsi="Trebuchet MS"/>
        </w:rPr>
      </w:r>
    </w:p>
    <w:p w14:paraId="2020020B" w14:textId="77777777">
      <w:pPr>
        <w:pStyle w:val="836"/>
        <w:numPr>
          <w:ilvl w:val="0"/>
          <w:numId w:val="6"/>
        </w:numPr>
        <w:pBdr/>
        <w:spacing w:line="360" w:lineRule="auto"/>
        <w:ind/>
        <w:jc w:val="both"/>
        <w:rPr>
          <w:rFonts w:ascii="Trebuchet MS" w:hAnsi="Trebuchet MS"/>
        </w:rPr>
      </w:pPr>
      <w:r>
        <w:rPr>
          <w:rFonts w:ascii="Trebuchet MS" w:hAnsi="Trebuchet MS"/>
        </w:rPr>
        <w:t xml:space="preserve">Tous les documents qui l’intéressent il les a téléchargés sous format PDF afin de se constituer une arborescence à l’intérieur de son propre ordinateur afin de s’y retrouver lorsqu’il recherche un document ou un passage l’intéressant pour ses travaux.</w:t>
      </w:r>
      <w:r>
        <w:rPr>
          <w:rFonts w:ascii="Trebuchet MS" w:hAnsi="Trebuchet MS"/>
        </w:rPr>
      </w:r>
    </w:p>
    <w:p w14:paraId="06FB31F9" w14:textId="77777777">
      <w:pPr>
        <w:pStyle w:val="836"/>
        <w:numPr>
          <w:ilvl w:val="0"/>
          <w:numId w:val="6"/>
        </w:numPr>
        <w:pBdr/>
        <w:spacing w:line="360" w:lineRule="auto"/>
        <w:ind/>
        <w:jc w:val="both"/>
        <w:rPr>
          <w:rFonts w:ascii="Trebuchet MS" w:hAnsi="Trebuchet MS"/>
        </w:rPr>
      </w:pPr>
      <w:r>
        <w:rPr>
          <w:rFonts w:ascii="Trebuchet MS" w:hAnsi="Trebuchet MS"/>
        </w:rPr>
        <w:t xml:space="preserve">Travaille par cercle concentrique sur un projet de recherche.</w:t>
      </w:r>
      <w:r>
        <w:rPr>
          <w:rFonts w:ascii="Trebuchet MS" w:hAnsi="Trebuchet MS"/>
        </w:rPr>
      </w:r>
    </w:p>
    <w:p w14:paraId="6DB8C5FE" w14:textId="77777777">
      <w:pPr>
        <w:pBdr/>
        <w:spacing w:line="360" w:lineRule="auto"/>
        <w:ind/>
        <w:rPr/>
      </w:pPr>
      <w:r>
        <w:t xml:space="preserve">Besoin pour la nouvelle bibliothèque :</w:t>
      </w:r>
      <w:r/>
    </w:p>
    <w:p w14:paraId="64908560" w14:textId="77777777">
      <w:pPr>
        <w:pStyle w:val="836"/>
        <w:numPr>
          <w:ilvl w:val="0"/>
          <w:numId w:val="6"/>
        </w:numPr>
        <w:pBdr/>
        <w:spacing w:line="360" w:lineRule="auto"/>
        <w:ind/>
        <w:jc w:val="both"/>
        <w:rPr>
          <w:rFonts w:ascii="Trebuchet MS" w:hAnsi="Trebuchet MS"/>
        </w:rPr>
      </w:pPr>
      <w:r>
        <w:rPr>
          <w:rFonts w:ascii="Trebuchet MS" w:hAnsi="Trebuchet MS"/>
        </w:rPr>
        <w:t xml:space="preserve">Si on fait une demande ciblée aimerait avoir la possibilité d’avoir d’autres résultats lorsque l’on clique sur la notice faisait référence à des travaux similaires ou quand l’auteur et ses travaux eux-mêmes peuvent être cité ailleurs.</w:t>
      </w:r>
      <w:r>
        <w:rPr>
          <w:rFonts w:ascii="Trebuchet MS" w:hAnsi="Trebuchet MS"/>
        </w:rPr>
      </w:r>
    </w:p>
    <w:p w14:paraId="1759A77E" w14:textId="77777777">
      <w:pPr>
        <w:pStyle w:val="836"/>
        <w:numPr>
          <w:ilvl w:val="0"/>
          <w:numId w:val="6"/>
        </w:numPr>
        <w:pBdr/>
        <w:spacing w:line="360" w:lineRule="auto"/>
        <w:ind/>
        <w:jc w:val="both"/>
        <w:rPr>
          <w:rFonts w:ascii="Trebuchet MS" w:hAnsi="Trebuchet MS"/>
        </w:rPr>
      </w:pPr>
      <w:r>
        <w:rPr>
          <w:rFonts w:ascii="Trebuchet MS" w:hAnsi="Trebuchet MS"/>
        </w:rPr>
        <w:t xml:space="preserve">Ne pas être contraint dans sa démarche de recherche par des filtres trop précis</w:t>
      </w:r>
      <w:r>
        <w:rPr>
          <w:rFonts w:ascii="Trebuchet MS" w:hAnsi="Trebuchet MS"/>
        </w:rPr>
      </w:r>
    </w:p>
    <w:p w14:paraId="657B4AAA" w14:textId="77777777">
      <w:pPr>
        <w:pStyle w:val="836"/>
        <w:numPr>
          <w:ilvl w:val="0"/>
          <w:numId w:val="6"/>
        </w:numPr>
        <w:pBdr/>
        <w:spacing w:line="360" w:lineRule="auto"/>
        <w:ind/>
        <w:jc w:val="both"/>
        <w:rPr>
          <w:rFonts w:ascii="Trebuchet MS" w:hAnsi="Trebuchet MS"/>
        </w:rPr>
      </w:pPr>
      <w:r>
        <w:rPr>
          <w:rFonts w:ascii="Trebuchet MS" w:hAnsi="Trebuchet MS"/>
        </w:rPr>
        <w:t xml:space="preserve">Avoir plus de filtre permettrait de voir qu’il y a d’autres ouvrages pouvant être intéressant lui permettant d’aller plus loin.</w:t>
      </w:r>
      <w:r>
        <w:rPr>
          <w:rFonts w:ascii="Trebuchet MS" w:hAnsi="Trebuchet MS"/>
        </w:rPr>
      </w:r>
    </w:p>
    <w:p w14:paraId="45EC36F2" w14:textId="77777777">
      <w:pPr>
        <w:pStyle w:val="836"/>
        <w:numPr>
          <w:ilvl w:val="0"/>
          <w:numId w:val="6"/>
        </w:numPr>
        <w:pBdr/>
        <w:spacing w:line="360" w:lineRule="auto"/>
        <w:ind/>
        <w:jc w:val="both"/>
        <w:rPr>
          <w:rFonts w:ascii="Trebuchet MS" w:hAnsi="Trebuchet MS"/>
        </w:rPr>
      </w:pPr>
      <w:r>
        <w:rPr>
          <w:rFonts w:ascii="Trebuchet MS" w:hAnsi="Trebuchet MS"/>
        </w:rPr>
        <w:t xml:space="preserve">Aimerait que la navigation à l’intérieur d’un ouvrage numérique se rapproche de celui d’un ouvrage papier que l’on peut manipuler comme on le souhaite.</w:t>
      </w:r>
      <w:r>
        <w:rPr>
          <w:rFonts w:ascii="Trebuchet MS" w:hAnsi="Trebuchet MS"/>
        </w:rPr>
      </w:r>
    </w:p>
    <w:p w14:paraId="1204BDEE" w14:textId="77777777">
      <w:pPr>
        <w:pStyle w:val="836"/>
        <w:numPr>
          <w:ilvl w:val="0"/>
          <w:numId w:val="6"/>
        </w:numPr>
        <w:pBdr/>
        <w:spacing w:line="360" w:lineRule="auto"/>
        <w:ind/>
        <w:jc w:val="both"/>
        <w:rPr>
          <w:rFonts w:ascii="Trebuchet MS" w:hAnsi="Trebuchet MS"/>
        </w:rPr>
      </w:pPr>
      <w:r>
        <w:rPr>
          <w:rFonts w:ascii="Trebuchet MS" w:hAnsi="Trebuchet MS"/>
        </w:rPr>
        <w:t xml:space="preserve">OCR très important.</w:t>
      </w:r>
      <w:r>
        <w:rPr>
          <w:rFonts w:ascii="Trebuchet MS" w:hAnsi="Trebuchet MS"/>
        </w:rPr>
      </w:r>
    </w:p>
    <w:p w14:paraId="5AF70909" w14:textId="77777777">
      <w:pPr>
        <w:pStyle w:val="836"/>
        <w:numPr>
          <w:ilvl w:val="0"/>
          <w:numId w:val="6"/>
        </w:numPr>
        <w:pBdr/>
        <w:spacing w:line="360" w:lineRule="auto"/>
        <w:ind/>
        <w:jc w:val="both"/>
        <w:rPr>
          <w:rFonts w:ascii="Trebuchet MS" w:hAnsi="Trebuchet MS"/>
        </w:rPr>
      </w:pPr>
      <w:r>
        <w:rPr>
          <w:rFonts w:ascii="Trebuchet MS" w:hAnsi="Trebuchet MS"/>
        </w:rPr>
        <w:t xml:space="preserve">Se rapprocher de la souplesse de fonctionnement d’un livre (facilité de repérages des éléments intéressants ainsi que de déplacement à l’intérieur). </w:t>
      </w:r>
      <w:r>
        <w:rPr>
          <w:rFonts w:ascii="Trebuchet MS" w:hAnsi="Trebuchet MS"/>
        </w:rPr>
      </w:r>
    </w:p>
    <w:p w14:paraId="5222733D" w14:textId="77777777">
      <w:pPr>
        <w:pStyle w:val="836"/>
        <w:numPr>
          <w:ilvl w:val="0"/>
          <w:numId w:val="6"/>
        </w:numPr>
        <w:pBdr/>
        <w:spacing w:line="360" w:lineRule="auto"/>
        <w:ind/>
        <w:jc w:val="both"/>
        <w:rPr>
          <w:rFonts w:ascii="Trebuchet MS" w:hAnsi="Trebuchet MS"/>
        </w:rPr>
      </w:pPr>
      <w:r>
        <w:rPr>
          <w:rFonts w:ascii="Trebuchet MS" w:hAnsi="Trebuchet MS"/>
        </w:rPr>
        <w:t xml:space="preserve">Comparaison des textes à l’intérieur d’une même visionneuse ne l’a jamais utilisé lui-même mais a eu un retour d’expérience d’un collègue lui disant que c’est bien.</w:t>
      </w:r>
      <w:r>
        <w:rPr>
          <w:rFonts w:ascii="Trebuchet MS" w:hAnsi="Trebuchet MS"/>
        </w:rPr>
      </w:r>
    </w:p>
    <w:p w14:paraId="0EABC441" w14:textId="77777777">
      <w:pPr>
        <w:pStyle w:val="836"/>
        <w:numPr>
          <w:ilvl w:val="0"/>
          <w:numId w:val="6"/>
        </w:numPr>
        <w:pBdr/>
        <w:spacing w:line="360" w:lineRule="auto"/>
        <w:ind/>
        <w:jc w:val="both"/>
        <w:rPr>
          <w:rFonts w:ascii="Trebuchet MS" w:hAnsi="Trebuchet MS"/>
        </w:rPr>
      </w:pPr>
      <w:r>
        <w:rPr>
          <w:rFonts w:ascii="Trebuchet MS" w:hAnsi="Trebuchet MS"/>
        </w:rPr>
        <w:t xml:space="preserve">Avoir la possibilité lorsque l’on cherche par mots-clés qui est surligné dans le texte (titre, passage dans le texte), avec la possibilité de s’y rendre directement sur la page avec le passage qui nous intéresse (exemple : comme sur </w:t>
      </w:r>
      <w:r>
        <w:rPr>
          <w:rFonts w:ascii="Trebuchet MS" w:hAnsi="Trebuchet MS"/>
        </w:rPr>
        <w:t xml:space="preserve">Gallica</w:t>
      </w:r>
      <w:r>
        <w:rPr>
          <w:rFonts w:ascii="Trebuchet MS" w:hAnsi="Trebuchet MS"/>
        </w:rPr>
        <w:t xml:space="preserve">).</w:t>
      </w:r>
      <w:r>
        <w:rPr>
          <w:rFonts w:ascii="Trebuchet MS" w:hAnsi="Trebuchet MS"/>
        </w:rPr>
      </w:r>
    </w:p>
    <w:p w14:paraId="6E94A3F6" w14:textId="77777777">
      <w:pPr>
        <w:pStyle w:val="836"/>
        <w:numPr>
          <w:ilvl w:val="0"/>
          <w:numId w:val="6"/>
        </w:numPr>
        <w:pBdr/>
        <w:spacing w:line="360" w:lineRule="auto"/>
        <w:ind/>
        <w:jc w:val="both"/>
        <w:rPr>
          <w:rFonts w:ascii="Trebuchet MS" w:hAnsi="Trebuchet MS"/>
        </w:rPr>
      </w:pPr>
      <w:r>
        <w:rPr>
          <w:rFonts w:ascii="Trebuchet MS" w:hAnsi="Trebuchet MS"/>
        </w:rPr>
        <w:t xml:space="preserve">Avoir le choix de télécharger la totalité du document ou qu’une partie serait bien. Cela éviterait que cela soit trop lourd et cela serait aussi plus commode.</w:t>
      </w:r>
      <w:r>
        <w:rPr>
          <w:rFonts w:ascii="Trebuchet MS" w:hAnsi="Trebuchet MS"/>
        </w:rPr>
      </w:r>
    </w:p>
    <w:p w14:paraId="576316F7" w14:textId="77777777">
      <w:pPr>
        <w:pStyle w:val="836"/>
        <w:numPr>
          <w:ilvl w:val="0"/>
          <w:numId w:val="6"/>
        </w:numPr>
        <w:pBdr/>
        <w:spacing w:line="360" w:lineRule="auto"/>
        <w:ind/>
        <w:jc w:val="both"/>
        <w:rPr>
          <w:rFonts w:ascii="Trebuchet MS" w:hAnsi="Trebuchet MS"/>
        </w:rPr>
      </w:pPr>
      <w:r>
        <w:rPr>
          <w:rFonts w:ascii="Trebuchet MS" w:hAnsi="Trebuchet MS"/>
        </w:rPr>
        <w:t xml:space="preserve">Création d’un compte personnel lui permettant d’en</w:t>
      </w:r>
      <w:r>
        <w:rPr>
          <w:rFonts w:ascii="Trebuchet MS" w:hAnsi="Trebuchet MS"/>
        </w:rPr>
        <w:t xml:space="preserve">registrer ses recherches afin d’avoir un « historique », mettre en favoris, annoter. Avoir un espace à soi avec la possibilité de pouvoir répartir les sources comme il le souhaite pouvant créer des dossiers avec des sous-dossiers comme dans son ordinateur.</w:t>
      </w:r>
      <w:r>
        <w:rPr>
          <w:rFonts w:ascii="Trebuchet MS" w:hAnsi="Trebuchet MS"/>
        </w:rPr>
      </w:r>
    </w:p>
    <w:p w14:paraId="0F74F2A7" w14:textId="77777777">
      <w:pPr>
        <w:pStyle w:val="836"/>
        <w:numPr>
          <w:ilvl w:val="0"/>
          <w:numId w:val="6"/>
        </w:numPr>
        <w:pBdr/>
        <w:spacing w:line="360" w:lineRule="auto"/>
        <w:ind/>
        <w:jc w:val="both"/>
        <w:rPr>
          <w:rFonts w:ascii="Trebuchet MS" w:hAnsi="Trebuchet MS"/>
        </w:rPr>
      </w:pPr>
      <w:r>
        <w:rPr>
          <w:rFonts w:ascii="Trebuchet MS" w:hAnsi="Trebuchet MS"/>
        </w:rPr>
        <w:t xml:space="preserve">Important d’avoir la référence bibliographique afin de l’exporter dans </w:t>
      </w:r>
      <w:r>
        <w:rPr>
          <w:rFonts w:ascii="Trebuchet MS" w:hAnsi="Trebuchet MS"/>
        </w:rPr>
        <w:t xml:space="preserve">Zotero</w:t>
      </w:r>
      <w:r>
        <w:rPr>
          <w:rFonts w:ascii="Trebuchet MS" w:hAnsi="Trebuchet MS"/>
        </w:rPr>
        <w:t xml:space="preserve">, évitant ainsi de devoir chercher partout les éléments devant la constituer.</w:t>
      </w:r>
      <w:r>
        <w:rPr>
          <w:rFonts w:ascii="Trebuchet MS" w:hAnsi="Trebuchet MS"/>
        </w:rPr>
      </w:r>
    </w:p>
    <w:p w14:paraId="148D99E2" w14:textId="77777777">
      <w:pPr>
        <w:pStyle w:val="836"/>
        <w:numPr>
          <w:ilvl w:val="0"/>
          <w:numId w:val="6"/>
        </w:numPr>
        <w:pBdr/>
        <w:spacing w:line="360" w:lineRule="auto"/>
        <w:ind/>
        <w:jc w:val="both"/>
        <w:rPr>
          <w:rFonts w:ascii="Trebuchet MS" w:hAnsi="Trebuchet MS"/>
        </w:rPr>
      </w:pPr>
      <w:r>
        <w:rPr>
          <w:rFonts w:ascii="Trebuchet MS" w:hAnsi="Trebuchet MS"/>
        </w:rPr>
        <w:t xml:space="preserve">Avoir la possibilité de rebondir sur d’autres sites comme le </w:t>
      </w:r>
      <w:r>
        <w:rPr>
          <w:rFonts w:ascii="Trebuchet MS" w:hAnsi="Trebuchet MS"/>
        </w:rPr>
        <w:t xml:space="preserve">Sudoc</w:t>
      </w:r>
      <w:r>
        <w:rPr>
          <w:rFonts w:ascii="Trebuchet MS" w:hAnsi="Trebuchet MS"/>
        </w:rPr>
        <w:t xml:space="preserve"> ou Calames.</w:t>
      </w:r>
      <w:r>
        <w:rPr>
          <w:rFonts w:ascii="Trebuchet MS" w:hAnsi="Trebuchet MS"/>
        </w:rPr>
      </w:r>
    </w:p>
    <w:p w14:paraId="175522D5" w14:textId="77777777">
      <w:pPr>
        <w:pStyle w:val="836"/>
        <w:numPr>
          <w:ilvl w:val="0"/>
          <w:numId w:val="6"/>
        </w:numPr>
        <w:pBdr/>
        <w:spacing w:line="360" w:lineRule="auto"/>
        <w:ind/>
        <w:jc w:val="both"/>
        <w:rPr>
          <w:rFonts w:ascii="Trebuchet MS" w:hAnsi="Trebuchet MS"/>
        </w:rPr>
      </w:pPr>
      <w:r>
        <w:rPr>
          <w:rFonts w:ascii="Trebuchet MS" w:hAnsi="Trebuchet MS"/>
        </w:rPr>
        <w:t xml:space="preserve">Intéressant de pouvoir permettre aux chercheurs d’écrire un court article permettant de mettre en avant une partie du fonds sur lequel il travaille.</w:t>
      </w:r>
      <w:r>
        <w:rPr>
          <w:rFonts w:ascii="Trebuchet MS" w:hAnsi="Trebuchet MS"/>
        </w:rPr>
      </w:r>
    </w:p>
    <w:p w14:paraId="382613E8" w14:textId="77777777">
      <w:pPr>
        <w:pStyle w:val="836"/>
        <w:numPr>
          <w:ilvl w:val="0"/>
          <w:numId w:val="6"/>
        </w:numPr>
        <w:pBdr/>
        <w:spacing w:line="360" w:lineRule="auto"/>
        <w:ind/>
        <w:jc w:val="both"/>
        <w:rPr>
          <w:rFonts w:ascii="Trebuchet MS" w:hAnsi="Trebuchet MS"/>
        </w:rPr>
      </w:pPr>
      <w:r>
        <w:rPr>
          <w:rFonts w:ascii="Trebuchet MS" w:hAnsi="Trebuchet MS"/>
        </w:rPr>
        <w:t xml:space="preserve">Mettre plus en avant les collections de la bibliothèque numérique notamment lorsqu’il y a de nouvelles numérisations qui sont réalisées trouvent cela important.</w:t>
      </w:r>
      <w:r>
        <w:rPr>
          <w:rFonts w:ascii="Trebuchet MS" w:hAnsi="Trebuchet MS"/>
        </w:rPr>
      </w:r>
    </w:p>
    <w:p w14:paraId="27D66C8C" w14:textId="77777777">
      <w:pPr>
        <w:pBdr/>
        <w:spacing w:line="360" w:lineRule="auto"/>
        <w:ind/>
        <w:rPr/>
      </w:pPr>
      <w:r>
        <w:t xml:space="preserve">Frustration : </w:t>
      </w:r>
      <w:r/>
    </w:p>
    <w:p w14:paraId="680EF25A" w14:textId="77777777">
      <w:pPr>
        <w:pStyle w:val="836"/>
        <w:numPr>
          <w:ilvl w:val="0"/>
          <w:numId w:val="6"/>
        </w:numPr>
        <w:pBdr/>
        <w:spacing w:line="360" w:lineRule="auto"/>
        <w:ind/>
        <w:jc w:val="both"/>
        <w:rPr>
          <w:rFonts w:ascii="Trebuchet MS" w:hAnsi="Trebuchet MS"/>
        </w:rPr>
      </w:pPr>
      <w:r>
        <w:rPr>
          <w:rFonts w:ascii="Trebuchet MS" w:hAnsi="Trebuchet MS"/>
        </w:rPr>
        <w:t xml:space="preserve">Actuellement, filtres trop précis pour l’usage qu’il souhaite en faire n’apprécie pas vraiment cette contrainte ne trouvant pas forcément cela très intéressant.</w:t>
      </w:r>
      <w:r>
        <w:rPr>
          <w:rFonts w:ascii="Trebuchet MS" w:hAnsi="Trebuchet MS"/>
        </w:rPr>
      </w:r>
    </w:p>
    <w:p w14:paraId="20744914" w14:textId="77777777">
      <w:pPr>
        <w:pStyle w:val="836"/>
        <w:numPr>
          <w:ilvl w:val="0"/>
          <w:numId w:val="6"/>
        </w:numPr>
        <w:pBdr/>
        <w:spacing w:line="360" w:lineRule="auto"/>
        <w:ind/>
        <w:jc w:val="both"/>
        <w:rPr>
          <w:rFonts w:ascii="Trebuchet MS" w:hAnsi="Trebuchet MS"/>
        </w:rPr>
      </w:pPr>
      <w:r>
        <w:rPr>
          <w:rFonts w:ascii="Trebuchet MS" w:hAnsi="Trebuchet MS"/>
        </w:rPr>
        <w:t xml:space="preserve">Il aimerait bien pouvoir prendre un chemin de traverse sinon trop réducteur.</w:t>
      </w:r>
      <w:r>
        <w:rPr>
          <w:rFonts w:ascii="Trebuchet MS" w:hAnsi="Trebuchet MS"/>
        </w:rPr>
      </w:r>
    </w:p>
    <w:p w14:paraId="28244AB3" w14:textId="77777777">
      <w:pPr>
        <w:pStyle w:val="836"/>
        <w:numPr>
          <w:ilvl w:val="0"/>
          <w:numId w:val="6"/>
        </w:numPr>
        <w:pBdr/>
        <w:spacing w:line="360" w:lineRule="auto"/>
        <w:ind/>
        <w:jc w:val="both"/>
        <w:rPr>
          <w:rFonts w:ascii="Trebuchet MS" w:hAnsi="Trebuchet MS"/>
        </w:rPr>
      </w:pPr>
      <w:r>
        <w:rPr>
          <w:rFonts w:ascii="Trebuchet MS" w:hAnsi="Trebuchet MS"/>
        </w:rPr>
        <w:t xml:space="preserve">Face à</w:t>
      </w:r>
      <w:r>
        <w:rPr>
          <w:rFonts w:ascii="Trebuchet MS" w:hAnsi="Trebuchet MS"/>
        </w:rPr>
        <w:t xml:space="preserve"> un ouvrage numérique, si la navigation à l’intérieur de celui-ci n’est pas facilitée par une table des matières cliquables ou de la recherche plein-texte possible (OCR). Cela rend la recherche plus fastidieuse surtout lorsque celui-ci est très volumineux.</w:t>
      </w:r>
      <w:r>
        <w:rPr>
          <w:rFonts w:ascii="Trebuchet MS" w:hAnsi="Trebuchet MS"/>
        </w:rPr>
      </w:r>
    </w:p>
    <w:p w14:paraId="135284FB" w14:textId="77777777">
      <w:pPr>
        <w:pStyle w:val="836"/>
        <w:numPr>
          <w:ilvl w:val="0"/>
          <w:numId w:val="6"/>
        </w:numPr>
        <w:pBdr/>
        <w:spacing w:line="360" w:lineRule="auto"/>
        <w:ind/>
        <w:jc w:val="both"/>
        <w:rPr>
          <w:rFonts w:ascii="Trebuchet MS" w:hAnsi="Trebuchet MS"/>
        </w:rPr>
      </w:pPr>
      <w:r>
        <w:rPr>
          <w:rFonts w:ascii="Trebuchet MS" w:hAnsi="Trebuchet MS"/>
        </w:rPr>
        <w:t xml:space="preserve">Problème d’absence d’</w:t>
      </w:r>
      <w:r>
        <w:rPr>
          <w:rFonts w:ascii="Trebuchet MS" w:hAnsi="Trebuchet MS"/>
        </w:rPr>
        <w:t xml:space="preserve">océrisation</w:t>
      </w:r>
      <w:r>
        <w:rPr>
          <w:rFonts w:ascii="Trebuchet MS" w:hAnsi="Trebuchet MS"/>
        </w:rPr>
        <w:t xml:space="preserve"> dans les textes rend impossible le repérage de mots dans le texte afin de gagner du temps. </w:t>
      </w:r>
      <w:r>
        <w:rPr>
          <w:rFonts w:ascii="Trebuchet MS" w:hAnsi="Trebuchet MS"/>
        </w:rPr>
      </w:r>
    </w:p>
    <w:p w14:paraId="5FC43D64" w14:textId="77777777">
      <w:pPr>
        <w:pStyle w:val="836"/>
        <w:numPr>
          <w:ilvl w:val="0"/>
          <w:numId w:val="6"/>
        </w:numPr>
        <w:pBdr/>
        <w:spacing w:line="360" w:lineRule="auto"/>
        <w:ind/>
        <w:jc w:val="both"/>
        <w:rPr>
          <w:rFonts w:ascii="Trebuchet MS" w:hAnsi="Trebuchet MS"/>
        </w:rPr>
      </w:pPr>
      <w:r>
        <w:rPr>
          <w:rFonts w:ascii="Trebuchet MS" w:hAnsi="Trebuchet MS"/>
        </w:rPr>
        <w:t xml:space="preserve">En cas d’absence d’OCR obligé de télécharger l’ouvrage et de le faire </w:t>
      </w:r>
      <w:r>
        <w:rPr>
          <w:rFonts w:ascii="Trebuchet MS" w:hAnsi="Trebuchet MS"/>
        </w:rPr>
        <w:t xml:space="preserve">océrisé</w:t>
      </w:r>
      <w:r>
        <w:rPr>
          <w:rFonts w:ascii="Trebuchet MS" w:hAnsi="Trebuchet MS"/>
        </w:rPr>
        <w:t xml:space="preserve"> de façon approximative via Adobe professionnel. Reconnait que pour un étudiant ou un jeune chercheur cette solution n’est pas envisageable.</w:t>
      </w:r>
      <w:r>
        <w:rPr>
          <w:rFonts w:ascii="Trebuchet MS" w:hAnsi="Trebuchet MS"/>
        </w:rPr>
      </w:r>
    </w:p>
    <w:p w14:paraId="0674059D" w14:textId="77777777">
      <w:pPr>
        <w:pStyle w:val="836"/>
        <w:numPr>
          <w:ilvl w:val="0"/>
          <w:numId w:val="6"/>
        </w:numPr>
        <w:pBdr/>
        <w:spacing w:line="360" w:lineRule="auto"/>
        <w:ind/>
        <w:jc w:val="both"/>
        <w:rPr>
          <w:rFonts w:ascii="Trebuchet MS" w:hAnsi="Trebuchet MS"/>
        </w:rPr>
      </w:pPr>
      <w:r>
        <w:rPr>
          <w:rFonts w:ascii="Trebuchet MS" w:hAnsi="Trebuchet MS"/>
        </w:rPr>
        <w:t xml:space="preserve">Lorsqu’il y a un zoom dans la visionneuse a dû mal à l’utiliser surtout si c’est celui où l’on peut zoomer automatiquement grâce à la molette de la souris.</w:t>
      </w:r>
      <w:r>
        <w:rPr>
          <w:rFonts w:ascii="Trebuchet MS" w:hAnsi="Trebuchet MS"/>
        </w:rPr>
      </w:r>
    </w:p>
    <w:p w14:paraId="2C081B2C" w14:textId="77777777">
      <w:pPr>
        <w:pStyle w:val="836"/>
        <w:numPr>
          <w:ilvl w:val="0"/>
          <w:numId w:val="6"/>
        </w:numPr>
        <w:pBdr/>
        <w:spacing w:line="360" w:lineRule="auto"/>
        <w:ind/>
        <w:jc w:val="both"/>
        <w:rPr>
          <w:rFonts w:ascii="Trebuchet MS" w:hAnsi="Trebuchet MS"/>
        </w:rPr>
      </w:pPr>
      <w:r>
        <w:rPr>
          <w:rFonts w:ascii="Trebuchet MS" w:hAnsi="Trebuchet MS"/>
        </w:rPr>
        <w:t xml:space="preserve">Ne trouve pas tous les services liés à la visionneuse très commode.</w:t>
      </w:r>
      <w:r>
        <w:rPr>
          <w:rFonts w:ascii="Trebuchet MS" w:hAnsi="Trebuchet MS"/>
        </w:rPr>
      </w:r>
    </w:p>
    <w:p w14:paraId="4E07373B" w14:textId="77777777">
      <w:pPr>
        <w:pStyle w:val="836"/>
        <w:numPr>
          <w:ilvl w:val="0"/>
          <w:numId w:val="6"/>
        </w:numPr>
        <w:pBdr/>
        <w:spacing w:line="360" w:lineRule="auto"/>
        <w:ind/>
        <w:jc w:val="both"/>
        <w:rPr>
          <w:rFonts w:ascii="Trebuchet MS" w:hAnsi="Trebuchet MS"/>
        </w:rPr>
      </w:pPr>
      <w:r>
        <w:rPr>
          <w:rFonts w:ascii="Trebuchet MS" w:hAnsi="Trebuchet MS"/>
        </w:rPr>
        <w:t xml:space="preserve">Aime moins le format </w:t>
      </w:r>
      <w:r>
        <w:rPr>
          <w:rFonts w:ascii="Trebuchet MS" w:hAnsi="Trebuchet MS"/>
        </w:rPr>
        <w:t xml:space="preserve">word</w:t>
      </w:r>
      <w:r>
        <w:rPr>
          <w:rFonts w:ascii="Trebuchet MS" w:hAnsi="Trebuchet MS"/>
        </w:rPr>
        <w:t xml:space="preserve"> qu’il trouve moins ergonomique.</w:t>
      </w:r>
      <w:r>
        <w:rPr>
          <w:rFonts w:ascii="Trebuchet MS" w:hAnsi="Trebuchet MS"/>
        </w:rPr>
      </w:r>
    </w:p>
    <w:p w14:paraId="05DEC0E2" w14:textId="77777777">
      <w:pPr>
        <w:pBdr/>
        <w:spacing w:line="360" w:lineRule="auto"/>
        <w:ind/>
        <w:rPr/>
      </w:pPr>
      <w:r/>
      <w:r/>
    </w:p>
    <w:p w14:paraId="4D9A4789" w14:textId="77777777">
      <w:pPr>
        <w:pBdr/>
        <w:spacing w:line="360" w:lineRule="auto"/>
        <w:ind/>
        <w:rPr/>
      </w:pPr>
      <w:r/>
      <w:r/>
    </w:p>
    <w:p w14:paraId="32B73DC5" w14:textId="77777777">
      <w:pPr>
        <w:pBdr/>
        <w:spacing w:line="360" w:lineRule="auto"/>
        <w:ind/>
        <w:rPr/>
      </w:pPr>
      <w:r/>
      <w:r/>
    </w:p>
    <w:p w14:paraId="3AC970BB" w14:textId="77777777">
      <w:pPr>
        <w:pBdr/>
        <w:spacing w:line="360" w:lineRule="auto"/>
        <w:ind/>
        <w:rPr/>
      </w:pPr>
      <w:r/>
      <w:r/>
    </w:p>
    <w:p w14:paraId="5CF67852" w14:textId="77777777">
      <w:pPr>
        <w:pBdr/>
        <w:spacing w:line="360" w:lineRule="auto"/>
        <w:ind/>
        <w:rPr/>
      </w:pPr>
      <w:r/>
      <w:r/>
    </w:p>
    <w:p w14:paraId="7672B914" w14:textId="77777777">
      <w:pPr>
        <w:pBdr/>
        <w:spacing w:line="360" w:lineRule="auto"/>
        <w:ind/>
        <w:rPr/>
      </w:pPr>
      <w:r/>
      <w:r/>
    </w:p>
    <w:p w14:paraId="2A33258F" w14:textId="77777777">
      <w:pPr>
        <w:pBdr/>
        <w:spacing w:line="360" w:lineRule="auto"/>
        <w:ind/>
        <w:rPr/>
      </w:pPr>
      <w:r/>
      <w:r/>
    </w:p>
    <w:p w14:paraId="0734AB01" w14:textId="77777777">
      <w:pPr>
        <w:pBdr/>
        <w:spacing w:line="360" w:lineRule="auto"/>
        <w:ind/>
        <w:rPr/>
      </w:pPr>
      <w:r/>
      <w:r/>
    </w:p>
    <w:p w14:paraId="0A9106DB" w14:textId="77777777">
      <w:pPr>
        <w:pBdr/>
        <w:spacing w:line="360" w:lineRule="auto"/>
        <w:ind/>
        <w:rPr/>
      </w:pPr>
      <w:r/>
      <w:r/>
    </w:p>
    <w:p w14:paraId="78C0A997" w14:textId="77777777">
      <w:pPr>
        <w:pBdr/>
        <w:spacing w:line="360" w:lineRule="auto"/>
        <w:ind/>
        <w:rPr/>
      </w:pPr>
      <w:r/>
      <w:r/>
    </w:p>
    <w:p w14:paraId="1237023D" w14:textId="77777777">
      <w:pPr>
        <w:pBdr/>
        <w:spacing w:line="360" w:lineRule="auto"/>
        <w:ind/>
        <w:rPr/>
      </w:pPr>
      <w:r/>
      <w:r/>
    </w:p>
    <w:p w14:paraId="635DA5B7" w14:textId="77777777">
      <w:pPr>
        <w:pBdr/>
        <w:spacing w:line="360" w:lineRule="auto"/>
        <w:ind/>
        <w:rPr/>
      </w:pPr>
      <w:r/>
      <w:r/>
    </w:p>
    <w:p w14:paraId="1AAB493B" w14:textId="77777777">
      <w:pPr>
        <w:pBdr/>
        <w:spacing w:line="360" w:lineRule="auto"/>
        <w:ind/>
        <w:rPr/>
      </w:pPr>
      <w:r/>
      <w:r/>
    </w:p>
    <w:p w14:paraId="3825178E" w14:textId="77777777">
      <w:pPr>
        <w:pBdr/>
        <w:spacing w:line="360" w:lineRule="auto"/>
        <w:ind/>
        <w:rPr/>
      </w:pPr>
      <w:r/>
      <w:r/>
    </w:p>
    <w:p w14:paraId="02056221" w14:textId="77777777">
      <w:pPr>
        <w:pBdr/>
        <w:spacing w:line="360" w:lineRule="auto"/>
        <w:ind/>
        <w:rPr/>
      </w:pPr>
      <w:r/>
      <w:r/>
    </w:p>
    <w:p w14:paraId="239240AA" w14:textId="77777777">
      <w:pPr>
        <w:pBdr/>
        <w:spacing w:line="360" w:lineRule="auto"/>
        <w:ind/>
        <w:rPr/>
      </w:pPr>
      <w:r/>
      <w:r/>
    </w:p>
    <w:p w14:paraId="3CC787D6" w14:textId="77777777">
      <w:pPr>
        <w:pBdr/>
        <w:spacing w:line="360" w:lineRule="auto"/>
        <w:ind/>
        <w:rPr/>
      </w:pPr>
      <w:r/>
      <w:r/>
    </w:p>
    <w:p w14:paraId="4DB2F18F" w14:textId="77777777">
      <w:pPr>
        <w:pStyle w:val="818"/>
        <w:pBdr/>
        <w:spacing/>
        <w:ind/>
        <w:jc w:val="center"/>
        <w:rPr/>
      </w:pPr>
      <w:r/>
      <w:bookmarkStart w:id="203" w:name="_Toc235604957"/>
      <w:r/>
      <w:bookmarkStart w:id="204" w:name="_Toc236046792"/>
      <w:r>
        <w:t xml:space="preserve">Doctorante en histoire du droit et des institutions</w:t>
      </w:r>
      <w:bookmarkEnd w:id="203"/>
      <w:r/>
      <w:bookmarkEnd w:id="204"/>
      <w:r/>
      <w:r/>
    </w:p>
    <w:p w14:paraId="64E9EC77" w14:textId="77777777">
      <w:pPr>
        <w:pBdr/>
        <w:spacing w:line="360" w:lineRule="auto"/>
        <w:ind/>
        <w:rPr/>
      </w:pPr>
      <w:r>
        <w:t xml:space="preserve">Ophelia</w:t>
      </w:r>
      <w:r>
        <w:t xml:space="preserve"> </w:t>
      </w:r>
      <w:r/>
    </w:p>
    <w:p w14:paraId="7D21722F" w14:textId="77777777">
      <w:pPr>
        <w:pBdr/>
        <w:spacing w:line="360" w:lineRule="auto"/>
        <w:ind/>
        <w:rPr/>
      </w:pPr>
      <w:r>
        <w:t xml:space="preserve">Age : 30 ans</w:t>
      </w:r>
      <w:r/>
    </w:p>
    <w:p w14:paraId="072676EE" w14:textId="77777777">
      <w:pPr>
        <w:pBdr/>
        <w:spacing w:line="360" w:lineRule="auto"/>
        <w:ind/>
        <w:rPr/>
      </w:pPr>
      <w:r>
        <w:t xml:space="preserve">Métier : Maître de conférence à Paris I.</w:t>
      </w:r>
      <w:r/>
    </w:p>
    <w:p w14:paraId="69AD33B1" w14:textId="77777777">
      <w:pPr>
        <w:pBdr/>
        <w:spacing w:line="360" w:lineRule="auto"/>
        <w:ind/>
        <w:jc w:val="center"/>
        <w:rPr/>
      </w:pPr>
      <w:r>
        <w:t xml:space="preserve">La Doctorante Experte en histoire du Droit et des institutions</w:t>
      </w:r>
      <w:r/>
    </w:p>
    <w:p w14:paraId="34A50616" w14:textId="77777777">
      <w:pPr>
        <w:pBdr/>
        <w:spacing w:line="360" w:lineRule="auto"/>
        <w:ind/>
        <w:rPr/>
      </w:pPr>
      <w:r>
        <w:t xml:space="preserve">(Archétype : doctorante ayant travaillé sur la bibliothèque numérique devenu maitre de conférence)</w:t>
      </w:r>
      <w:r/>
    </w:p>
    <w:p w14:paraId="39E74C57" w14:textId="77777777">
      <w:pPr>
        <w:pBdr/>
        <w:spacing w:line="360" w:lineRule="auto"/>
        <w:ind/>
        <w:rPr/>
      </w:pPr>
      <w:r>
        <w:t xml:space="preserve">Motivations principales : </w:t>
      </w:r>
      <w:r/>
    </w:p>
    <w:p w14:paraId="796870FB" w14:textId="77777777">
      <w:pPr>
        <w:pStyle w:val="836"/>
        <w:numPr>
          <w:ilvl w:val="0"/>
          <w:numId w:val="7"/>
        </w:numPr>
        <w:pBdr/>
        <w:spacing w:line="360" w:lineRule="auto"/>
        <w:ind/>
        <w:jc w:val="both"/>
        <w:rPr>
          <w:rFonts w:ascii="Trebuchet MS" w:hAnsi="Trebuchet MS"/>
        </w:rPr>
      </w:pPr>
      <w:r>
        <w:rPr>
          <w:rFonts w:ascii="Trebuchet MS" w:hAnsi="Trebuchet MS"/>
        </w:rPr>
        <w:t xml:space="preserve">La bibliothèque numérique possède une riche collection d’ouvrages.</w:t>
      </w:r>
      <w:r>
        <w:rPr>
          <w:rFonts w:ascii="Trebuchet MS" w:hAnsi="Trebuchet MS"/>
        </w:rPr>
      </w:r>
    </w:p>
    <w:p w14:paraId="36C3430C" w14:textId="77777777">
      <w:pPr>
        <w:pStyle w:val="836"/>
        <w:numPr>
          <w:ilvl w:val="0"/>
          <w:numId w:val="7"/>
        </w:numPr>
        <w:pBdr/>
        <w:spacing w:line="360" w:lineRule="auto"/>
        <w:ind/>
        <w:jc w:val="both"/>
        <w:rPr>
          <w:rFonts w:ascii="Trebuchet MS" w:hAnsi="Trebuchet MS"/>
        </w:rPr>
      </w:pPr>
      <w:r>
        <w:rPr>
          <w:rFonts w:ascii="Trebuchet MS" w:hAnsi="Trebuchet MS"/>
        </w:rPr>
        <w:t xml:space="preserve">D’avoir des tables des matières cliquables lui permettant d’avoir une aisance dans la navigation des documents numérisés. Cela se rapproche un peu de la manipulation </w:t>
      </w:r>
      <w:r>
        <w:rPr>
          <w:rFonts w:ascii="Trebuchet MS" w:hAnsi="Trebuchet MS"/>
        </w:rPr>
        <w:t xml:space="preserve">que l’on peut avoir avec un livre papier pouvant aller directement à la section qui l’intéresse.</w:t>
      </w:r>
      <w:r>
        <w:rPr>
          <w:rFonts w:ascii="Trebuchet MS" w:hAnsi="Trebuchet MS"/>
        </w:rPr>
      </w:r>
    </w:p>
    <w:p w14:paraId="7BEFF28E" w14:textId="77777777">
      <w:pPr>
        <w:pBdr/>
        <w:spacing w:line="360" w:lineRule="auto"/>
        <w:ind/>
        <w:rPr/>
      </w:pPr>
      <w:r>
        <w:t xml:space="preserve">Expériences / habitudes de recherches :</w:t>
      </w:r>
      <w:r/>
    </w:p>
    <w:p w14:paraId="3F393190" w14:textId="77777777">
      <w:pPr>
        <w:pStyle w:val="836"/>
        <w:numPr>
          <w:ilvl w:val="0"/>
          <w:numId w:val="7"/>
        </w:numPr>
        <w:pBdr/>
        <w:spacing w:line="360" w:lineRule="auto"/>
        <w:ind/>
        <w:jc w:val="both"/>
        <w:rPr>
          <w:rFonts w:ascii="Trebuchet MS" w:hAnsi="Trebuchet MS"/>
        </w:rPr>
      </w:pPr>
      <w:r>
        <w:rPr>
          <w:rFonts w:ascii="Trebuchet MS" w:hAnsi="Trebuchet MS"/>
        </w:rPr>
        <w:t xml:space="preserve">Utiliser énormément la recherche simple moins la recherche avancée même si elle la trouve bien. </w:t>
      </w:r>
      <w:r>
        <w:rPr>
          <w:rFonts w:ascii="Trebuchet MS" w:hAnsi="Trebuchet MS"/>
        </w:rPr>
      </w:r>
    </w:p>
    <w:p w14:paraId="102F4472" w14:textId="77777777">
      <w:pPr>
        <w:pStyle w:val="836"/>
        <w:numPr>
          <w:ilvl w:val="0"/>
          <w:numId w:val="7"/>
        </w:numPr>
        <w:pBdr/>
        <w:spacing w:line="360" w:lineRule="auto"/>
        <w:ind/>
        <w:jc w:val="both"/>
        <w:rPr>
          <w:rFonts w:ascii="Trebuchet MS" w:hAnsi="Trebuchet MS"/>
        </w:rPr>
      </w:pPr>
      <w:r>
        <w:rPr>
          <w:rFonts w:ascii="Trebuchet MS" w:hAnsi="Trebuchet MS"/>
        </w:rPr>
        <w:t xml:space="preserve">Elle utilise énormément le PDF, car elle apprécie de pouvoir les annoter comme elle le souhaite, découper des passages afin de constituer ses cours sur </w:t>
      </w:r>
      <w:r>
        <w:rPr>
          <w:rFonts w:ascii="Trebuchet MS" w:hAnsi="Trebuchet MS"/>
        </w:rPr>
        <w:t xml:space="preserve">powerpoints</w:t>
      </w:r>
      <w:r>
        <w:rPr>
          <w:rFonts w:ascii="Trebuchet MS" w:hAnsi="Trebuchet MS"/>
        </w:rPr>
        <w:t xml:space="preserve">. </w:t>
      </w:r>
      <w:r>
        <w:rPr>
          <w:rFonts w:ascii="Trebuchet MS" w:hAnsi="Trebuchet MS"/>
        </w:rPr>
      </w:r>
    </w:p>
    <w:p w14:paraId="006188CF" w14:textId="77777777">
      <w:pPr>
        <w:pStyle w:val="836"/>
        <w:numPr>
          <w:ilvl w:val="0"/>
          <w:numId w:val="7"/>
        </w:numPr>
        <w:pBdr/>
        <w:spacing w:line="360" w:lineRule="auto"/>
        <w:ind/>
        <w:jc w:val="both"/>
        <w:rPr>
          <w:rFonts w:ascii="Trebuchet MS" w:hAnsi="Trebuchet MS"/>
        </w:rPr>
      </w:pPr>
      <w:r>
        <w:rPr>
          <w:rFonts w:ascii="Trebuchet MS" w:hAnsi="Trebuchet MS"/>
        </w:rPr>
        <w:t xml:space="preserve">Elle a l’habitude de chercher, de fouiller pour trouver le document qui l’intéresse ça fait partie de son processus de réflexion et elle apprécie pouvoir le faire.</w:t>
      </w:r>
      <w:r>
        <w:rPr>
          <w:rFonts w:ascii="Trebuchet MS" w:hAnsi="Trebuchet MS"/>
        </w:rPr>
      </w:r>
    </w:p>
    <w:p w14:paraId="38CA13F0" w14:textId="77777777">
      <w:pPr>
        <w:pStyle w:val="836"/>
        <w:numPr>
          <w:ilvl w:val="0"/>
          <w:numId w:val="7"/>
        </w:numPr>
        <w:pBdr/>
        <w:spacing w:line="360" w:lineRule="auto"/>
        <w:ind/>
        <w:jc w:val="both"/>
        <w:rPr>
          <w:rFonts w:ascii="Trebuchet MS" w:hAnsi="Trebuchet MS"/>
        </w:rPr>
      </w:pPr>
      <w:r>
        <w:rPr>
          <w:rFonts w:ascii="Trebuchet MS" w:hAnsi="Trebuchet MS"/>
        </w:rPr>
        <w:t xml:space="preserve">Elle apprécie d’avoir la possibilité de naviguer dans le document grâce à la table des </w:t>
      </w:r>
      <w:r>
        <w:rPr>
          <w:rFonts w:ascii="Trebuchet MS" w:hAnsi="Trebuchet MS"/>
        </w:rPr>
        <w:t xml:space="preserve">matières cliquables rendant la manipulation du texte plus agréable sans avoir à tourner chaque page pour tomber sur la partie ou la section qui l’intéresse de juste à cliquer dessus pour y avoir directement accès lui apporte un confort dans ses recherches.</w:t>
      </w:r>
      <w:r>
        <w:rPr>
          <w:rFonts w:ascii="Trebuchet MS" w:hAnsi="Trebuchet MS"/>
        </w:rPr>
      </w:r>
    </w:p>
    <w:p w14:paraId="3B6BB482" w14:textId="77777777">
      <w:pPr>
        <w:pStyle w:val="836"/>
        <w:numPr>
          <w:ilvl w:val="0"/>
          <w:numId w:val="7"/>
        </w:numPr>
        <w:pBdr/>
        <w:spacing w:line="360" w:lineRule="auto"/>
        <w:ind/>
        <w:jc w:val="both"/>
        <w:rPr>
          <w:rFonts w:ascii="Trebuchet MS" w:hAnsi="Trebuchet MS"/>
        </w:rPr>
      </w:pPr>
      <w:r>
        <w:rPr>
          <w:rFonts w:ascii="Trebuchet MS" w:hAnsi="Trebuchet MS"/>
        </w:rPr>
        <w:t xml:space="preserve">Elle utilise aussi beaucoup quand c’est possible la recherche par occurrence dans les PDF qu’elle a téléchargé. Cela renforce la facilité de navigation et la prise en main de celui-ci et complète les tables des matières.</w:t>
      </w:r>
      <w:r>
        <w:rPr>
          <w:rFonts w:ascii="Trebuchet MS" w:hAnsi="Trebuchet MS"/>
        </w:rPr>
      </w:r>
    </w:p>
    <w:p w14:paraId="2DF8AAAE" w14:textId="77777777">
      <w:pPr>
        <w:pBdr/>
        <w:spacing w:line="360" w:lineRule="auto"/>
        <w:ind/>
        <w:rPr/>
      </w:pPr>
      <w:r>
        <w:t xml:space="preserve">Besoin pour la nouvelle bibliothèque :</w:t>
      </w:r>
      <w:r/>
    </w:p>
    <w:p w14:paraId="37B8ABAE" w14:textId="77777777">
      <w:pPr>
        <w:pStyle w:val="836"/>
        <w:numPr>
          <w:ilvl w:val="0"/>
          <w:numId w:val="7"/>
        </w:numPr>
        <w:pBdr/>
        <w:spacing w:line="360" w:lineRule="auto"/>
        <w:ind/>
        <w:jc w:val="both"/>
        <w:rPr>
          <w:rFonts w:ascii="Trebuchet MS" w:hAnsi="Trebuchet MS"/>
        </w:rPr>
      </w:pPr>
      <w:r>
        <w:rPr>
          <w:rFonts w:ascii="Trebuchet MS" w:hAnsi="Trebuchet MS"/>
        </w:rPr>
        <w:t xml:space="preserve">Elle a l’impression</w:t>
      </w:r>
      <w:r>
        <w:rPr>
          <w:rFonts w:ascii="Trebuchet MS" w:hAnsi="Trebuchet MS"/>
        </w:rPr>
        <w:t xml:space="preserve"> que les facettes n’ont pas été fait par un juriste. Après la logique est bien mais si on souhaite les conserver elle suggère de créer une arborescence à deux ou trois niveaux en fonction des thématiques afin simplifier son utilisation et sa compréhension.</w:t>
      </w:r>
      <w:r>
        <w:rPr>
          <w:rFonts w:ascii="Trebuchet MS" w:hAnsi="Trebuchet MS"/>
        </w:rPr>
      </w:r>
    </w:p>
    <w:p w14:paraId="429EFD37" w14:textId="77777777">
      <w:pPr>
        <w:pStyle w:val="836"/>
        <w:numPr>
          <w:ilvl w:val="0"/>
          <w:numId w:val="7"/>
        </w:numPr>
        <w:pBdr/>
        <w:spacing w:line="360" w:lineRule="auto"/>
        <w:ind/>
        <w:jc w:val="both"/>
        <w:rPr>
          <w:rFonts w:ascii="Trebuchet MS" w:hAnsi="Trebuchet MS"/>
        </w:rPr>
      </w:pPr>
      <w:r>
        <w:rPr>
          <w:rFonts w:ascii="Trebuchet MS" w:hAnsi="Trebuchet MS"/>
        </w:rPr>
        <w:t xml:space="preserve">Elle aimerait avoir un compte personnel permettant de mettre en favoris les documents recherchés, de pouvoir y revenir plu</w:t>
      </w:r>
      <w:r>
        <w:rPr>
          <w:rFonts w:ascii="Trebuchet MS" w:hAnsi="Trebuchet MS"/>
        </w:rPr>
        <w:t xml:space="preserve">s tard même si on n’a fermé le site car étant amené à consulter plusieurs fois les mêmes documents au cours de ses recherches avoir juste à revenir sur son compte. Cela apporte un confort. Cela peut être un compte comme on en trouve sur le catalogue Primo.</w:t>
      </w:r>
      <w:r>
        <w:rPr>
          <w:rFonts w:ascii="Trebuchet MS" w:hAnsi="Trebuchet MS"/>
        </w:rPr>
      </w:r>
    </w:p>
    <w:p w14:paraId="6864FA00" w14:textId="77777777">
      <w:pPr>
        <w:pStyle w:val="836"/>
        <w:numPr>
          <w:ilvl w:val="0"/>
          <w:numId w:val="7"/>
        </w:numPr>
        <w:pBdr/>
        <w:spacing w:line="360" w:lineRule="auto"/>
        <w:ind/>
        <w:jc w:val="both"/>
        <w:rPr>
          <w:rFonts w:ascii="Trebuchet MS" w:hAnsi="Trebuchet MS"/>
        </w:rPr>
      </w:pPr>
      <w:r>
        <w:rPr>
          <w:rFonts w:ascii="Trebuchet MS" w:hAnsi="Trebuchet MS"/>
        </w:rPr>
        <w:t xml:space="preserve">Elle aimerait bien avoir accès à la référence bibliographique déjà rédigé qu’elle n’a plus qu’à copier-coller dans son document.</w:t>
      </w:r>
      <w:r>
        <w:rPr>
          <w:rFonts w:ascii="Trebuchet MS" w:hAnsi="Trebuchet MS"/>
        </w:rPr>
      </w:r>
    </w:p>
    <w:p w14:paraId="04D7B5BC" w14:textId="77777777">
      <w:pPr>
        <w:pStyle w:val="836"/>
        <w:numPr>
          <w:ilvl w:val="0"/>
          <w:numId w:val="7"/>
        </w:numPr>
        <w:pBdr/>
        <w:spacing w:line="360" w:lineRule="auto"/>
        <w:ind/>
        <w:jc w:val="both"/>
        <w:rPr>
          <w:rFonts w:ascii="Trebuchet MS" w:hAnsi="Trebuchet MS"/>
        </w:rPr>
      </w:pPr>
      <w:r>
        <w:rPr>
          <w:rFonts w:ascii="Trebuchet MS" w:hAnsi="Trebuchet MS"/>
        </w:rPr>
        <w:t xml:space="preserve">Elle aimerait bien trouver une page d’aide dans la bibliothèque numérique, clarifiant comment prendre en main </w:t>
      </w:r>
      <w:r>
        <w:rPr>
          <w:rFonts w:ascii="Trebuchet MS" w:hAnsi="Trebuchet MS"/>
        </w:rPr>
        <w:t xml:space="preserve">les nouveaux outils comme la visionneuse IIIF ou bien une foire aux questions disponibles recensant les questions qui sont souvent posées, y répondre en donnant accès à tous afin que si d’autres se posent les mêmes questions puissent avoir déjà la réponse.</w:t>
      </w:r>
      <w:r>
        <w:rPr>
          <w:rFonts w:ascii="Trebuchet MS" w:hAnsi="Trebuchet MS"/>
        </w:rPr>
      </w:r>
    </w:p>
    <w:p w14:paraId="626397B4" w14:textId="77777777">
      <w:pPr>
        <w:pStyle w:val="836"/>
        <w:numPr>
          <w:ilvl w:val="0"/>
          <w:numId w:val="7"/>
        </w:numPr>
        <w:pBdr/>
        <w:spacing w:line="360" w:lineRule="auto"/>
        <w:ind/>
        <w:jc w:val="both"/>
        <w:rPr>
          <w:rFonts w:ascii="Trebuchet MS" w:hAnsi="Trebuchet MS"/>
        </w:rPr>
      </w:pPr>
      <w:r>
        <w:rPr>
          <w:rFonts w:ascii="Trebuchet MS" w:hAnsi="Trebuchet MS"/>
        </w:rPr>
        <w:t xml:space="preserve">Cela pourrait peut-être bien d’avoir un titre abrégé pour les étudiants lorsque le titre est latin. Ce n’est pas toujours évident pour eux de repérer les documents surtout avec les déclinaisons c</w:t>
      </w:r>
      <w:r>
        <w:rPr>
          <w:rFonts w:ascii="Trebuchet MS" w:hAnsi="Trebuchet MS"/>
        </w:rPr>
        <w:t xml:space="preserve">ar tous n’ont pas forcément reçu un enseignement latiniste. Cela permettrait également au moteur de recherche de trouver les documents car si la déclinaison latine n’a pas été renseigné. Il peut arriver que le moteur de recherche ne trouve pas le document.</w:t>
      </w:r>
      <w:r>
        <w:rPr>
          <w:rFonts w:ascii="Trebuchet MS" w:hAnsi="Trebuchet MS"/>
        </w:rPr>
      </w:r>
    </w:p>
    <w:p w14:paraId="21BFCD41" w14:textId="77777777">
      <w:pPr>
        <w:pStyle w:val="836"/>
        <w:numPr>
          <w:ilvl w:val="0"/>
          <w:numId w:val="7"/>
        </w:numPr>
        <w:pBdr/>
        <w:spacing w:line="360" w:lineRule="auto"/>
        <w:ind/>
        <w:jc w:val="both"/>
        <w:rPr>
          <w:rFonts w:ascii="Trebuchet MS" w:hAnsi="Trebuchet MS"/>
        </w:rPr>
      </w:pPr>
      <w:r>
        <w:rPr>
          <w:rFonts w:ascii="Trebuchet MS" w:hAnsi="Trebuchet MS"/>
        </w:rPr>
        <w:t xml:space="preserve">Elle apprécierait d’avoir la possibilité d’avoir le choix entre télécharger seulement une partie du document ou sa totalité comme sur </w:t>
      </w:r>
      <w:r>
        <w:rPr>
          <w:rFonts w:ascii="Trebuchet MS" w:hAnsi="Trebuchet MS"/>
        </w:rPr>
        <w:t xml:space="preserve">Gallica</w:t>
      </w:r>
      <w:r>
        <w:rPr>
          <w:rFonts w:ascii="Trebuchet MS" w:hAnsi="Trebuchet MS"/>
        </w:rPr>
        <w:t xml:space="preserve">.</w:t>
      </w:r>
      <w:r>
        <w:rPr>
          <w:rFonts w:ascii="Trebuchet MS" w:hAnsi="Trebuchet MS"/>
        </w:rPr>
      </w:r>
    </w:p>
    <w:p w14:paraId="5631E990" w14:textId="77777777">
      <w:pPr>
        <w:pBdr/>
        <w:spacing w:line="360" w:lineRule="auto"/>
        <w:ind/>
        <w:rPr/>
      </w:pPr>
      <w:r>
        <w:t xml:space="preserve">Frustrations :</w:t>
      </w:r>
      <w:r/>
    </w:p>
    <w:p w14:paraId="53DA26EF" w14:textId="77777777">
      <w:pPr>
        <w:pStyle w:val="836"/>
        <w:numPr>
          <w:ilvl w:val="0"/>
          <w:numId w:val="7"/>
        </w:numPr>
        <w:pBdr/>
        <w:spacing w:line="360" w:lineRule="auto"/>
        <w:ind/>
        <w:jc w:val="both"/>
        <w:rPr>
          <w:rFonts w:ascii="Trebuchet MS" w:hAnsi="Trebuchet MS"/>
        </w:rPr>
      </w:pPr>
      <w:r>
        <w:rPr>
          <w:rFonts w:ascii="Trebuchet MS" w:hAnsi="Trebuchet MS"/>
        </w:rPr>
        <w:t xml:space="preserve">Titre des vignettes laissent sous-entendre que l’on va traiter d’une collection précise avec des ouvrages en lien avec celui-ci sauf qu’en réalité c’est moins le cas. Elle a une impression de fouillis.</w:t>
      </w:r>
      <w:r>
        <w:rPr>
          <w:rFonts w:ascii="Trebuchet MS" w:hAnsi="Trebuchet MS"/>
        </w:rPr>
      </w:r>
    </w:p>
    <w:p w14:paraId="73146EB2" w14:textId="77777777">
      <w:pPr>
        <w:pStyle w:val="836"/>
        <w:numPr>
          <w:ilvl w:val="0"/>
          <w:numId w:val="7"/>
        </w:numPr>
        <w:pBdr/>
        <w:spacing w:line="360" w:lineRule="auto"/>
        <w:ind/>
        <w:jc w:val="both"/>
        <w:rPr>
          <w:rFonts w:ascii="Trebuchet MS" w:hAnsi="Trebuchet MS"/>
        </w:rPr>
      </w:pPr>
      <w:r>
        <w:rPr>
          <w:rFonts w:ascii="Trebuchet MS" w:hAnsi="Trebuchet MS"/>
        </w:rPr>
        <w:t xml:space="preserve">Il manque une explication liée à la </w:t>
      </w:r>
      <w:r>
        <w:rPr>
          <w:rFonts w:ascii="Trebuchet MS" w:hAnsi="Trebuchet MS"/>
        </w:rPr>
        <w:t xml:space="preserve">raison pour laquelle les corpus ont été construite de cette façon et non d’une autre. Elle se sent donc un peu perdue ayant du mal à comprendre pourquoi les documents ont été rassemblés de cette façon. Une explication sur les choix éviterait une confusion.</w:t>
      </w:r>
      <w:r>
        <w:rPr>
          <w:rFonts w:ascii="Trebuchet MS" w:hAnsi="Trebuchet MS"/>
        </w:rPr>
      </w:r>
    </w:p>
    <w:p w14:paraId="71E794A1" w14:textId="77777777">
      <w:pPr>
        <w:pStyle w:val="836"/>
        <w:numPr>
          <w:ilvl w:val="0"/>
          <w:numId w:val="7"/>
        </w:numPr>
        <w:pBdr/>
        <w:spacing w:line="360" w:lineRule="auto"/>
        <w:ind/>
        <w:jc w:val="both"/>
        <w:rPr>
          <w:rFonts w:ascii="Trebuchet MS" w:hAnsi="Trebuchet MS"/>
        </w:rPr>
      </w:pPr>
      <w:r>
        <w:rPr>
          <w:rFonts w:ascii="Trebuchet MS" w:hAnsi="Trebuchet MS"/>
        </w:rPr>
        <w:t xml:space="preserve">N’utilise pas vraiment les facettes car elles les trouvent trop précise voir inadapté à cert</w:t>
      </w:r>
      <w:r>
        <w:rPr>
          <w:rFonts w:ascii="Trebuchet MS" w:hAnsi="Trebuchet MS"/>
        </w:rPr>
        <w:t xml:space="preserve">ain moment. Par exemple : quand ces dernières font référence à un document – Loi des Douze Tables – ne parvient pas dans ce cas à comprendre son utilité car pour elle si un chercheur recherche ce document il va utiliser la recherche simple pour le trouver.</w:t>
      </w:r>
      <w:r>
        <w:rPr>
          <w:rFonts w:ascii="Trebuchet MS" w:hAnsi="Trebuchet MS"/>
        </w:rPr>
      </w:r>
    </w:p>
    <w:p w14:paraId="5C3DC8F7" w14:textId="77777777">
      <w:pPr>
        <w:pStyle w:val="836"/>
        <w:numPr>
          <w:ilvl w:val="0"/>
          <w:numId w:val="7"/>
        </w:numPr>
        <w:pBdr/>
        <w:spacing w:line="360" w:lineRule="auto"/>
        <w:ind/>
        <w:jc w:val="both"/>
        <w:rPr>
          <w:rFonts w:ascii="Trebuchet MS" w:hAnsi="Trebuchet MS"/>
        </w:rPr>
      </w:pPr>
      <w:r>
        <w:rPr>
          <w:rFonts w:ascii="Trebuchet MS" w:hAnsi="Trebuchet MS"/>
        </w:rPr>
        <w:t xml:space="preserve">Lorsqu’elle avait du mal à accéder à la bibliothèque numérique, elle contourn</w:t>
      </w:r>
      <w:r>
        <w:rPr>
          <w:rFonts w:ascii="Trebuchet MS" w:hAnsi="Trebuchet MS"/>
        </w:rPr>
        <w:t xml:space="preserve">ait le problème en cherchant de mémoires le titre de son ouvrage dans Google tombant sur le PDF de ce dernier mais n’ayant par ce chemin d’accès aucun moyen d’aller dans la bibliothèque numérique une fois l’ouvrage consulté ou d’accéder à ses métadonnées. </w:t>
      </w:r>
      <w:r>
        <w:rPr>
          <w:rFonts w:ascii="Trebuchet MS" w:hAnsi="Trebuchet MS"/>
        </w:rPr>
      </w:r>
    </w:p>
    <w:p w14:paraId="49539BE6" w14:textId="77777777">
      <w:pPr>
        <w:pStyle w:val="836"/>
        <w:numPr>
          <w:ilvl w:val="0"/>
          <w:numId w:val="7"/>
        </w:numPr>
        <w:pBdr/>
        <w:spacing w:line="360" w:lineRule="auto"/>
        <w:ind/>
        <w:jc w:val="both"/>
        <w:rPr>
          <w:rFonts w:ascii="Trebuchet MS" w:hAnsi="Trebuchet MS"/>
        </w:rPr>
      </w:pPr>
      <w:r>
        <w:rPr>
          <w:rFonts w:ascii="Trebuchet MS" w:hAnsi="Trebuchet MS"/>
        </w:rPr>
        <w:t xml:space="preserve">N’apprécie pas la manière dont le panier a été configuré surtout lorsqu’elle quitte la page et elle porte tous ses favoris. </w:t>
      </w:r>
      <w:r>
        <w:rPr>
          <w:rFonts w:ascii="Trebuchet MS" w:hAnsi="Trebuchet MS"/>
        </w:rPr>
      </w:r>
    </w:p>
    <w:p w14:paraId="27909D2C" w14:textId="77777777">
      <w:pPr>
        <w:pBdr/>
        <w:spacing w:line="360" w:lineRule="auto"/>
        <w:ind/>
        <w:rPr/>
      </w:pPr>
      <w:r/>
      <w:r/>
    </w:p>
    <w:p w14:paraId="71EA79EC" w14:textId="77777777">
      <w:pPr>
        <w:pBdr/>
        <w:spacing w:line="360" w:lineRule="auto"/>
        <w:ind/>
        <w:rPr/>
      </w:pPr>
      <w:r/>
      <w:r/>
    </w:p>
    <w:p w14:paraId="4B5443E0" w14:textId="77777777">
      <w:pPr>
        <w:pBdr/>
        <w:spacing w:line="360" w:lineRule="auto"/>
        <w:ind/>
        <w:rPr/>
      </w:pPr>
      <w:r/>
      <w:r/>
    </w:p>
    <w:p w14:paraId="7ABCCD00" w14:textId="77777777">
      <w:pPr>
        <w:pBdr/>
        <w:spacing w:line="360" w:lineRule="auto"/>
        <w:ind/>
        <w:rPr/>
      </w:pPr>
      <w:r/>
      <w:r/>
    </w:p>
    <w:p w14:paraId="38117708" w14:textId="77777777">
      <w:pPr>
        <w:pBdr/>
        <w:spacing w:line="360" w:lineRule="auto"/>
        <w:ind/>
        <w:rPr/>
      </w:pPr>
      <w:r/>
      <w:r/>
    </w:p>
    <w:p w14:paraId="11103577" w14:textId="77777777">
      <w:pPr>
        <w:pBdr/>
        <w:spacing w:line="360" w:lineRule="auto"/>
        <w:ind/>
        <w:rPr/>
      </w:pPr>
      <w:r/>
      <w:r/>
    </w:p>
    <w:p w14:paraId="35DFDB9D" w14:textId="77777777">
      <w:pPr>
        <w:pBdr/>
        <w:spacing w:line="360" w:lineRule="auto"/>
        <w:ind/>
        <w:rPr/>
      </w:pPr>
      <w:r/>
      <w:r/>
    </w:p>
    <w:p w14:paraId="67F8F784" w14:textId="77777777">
      <w:pPr>
        <w:pBdr/>
        <w:spacing w:line="360" w:lineRule="auto"/>
        <w:ind/>
        <w:rPr/>
      </w:pPr>
      <w:r/>
      <w:r/>
    </w:p>
    <w:p w14:paraId="553C68DB" w14:textId="77777777">
      <w:pPr>
        <w:pBdr/>
        <w:spacing w:line="360" w:lineRule="auto"/>
        <w:ind/>
        <w:rPr/>
      </w:pPr>
      <w:r/>
      <w:r/>
    </w:p>
    <w:p w14:paraId="098F749A" w14:textId="77777777">
      <w:pPr>
        <w:pBdr/>
        <w:spacing w:line="360" w:lineRule="auto"/>
        <w:ind/>
        <w:rPr/>
      </w:pPr>
      <w:r/>
      <w:r/>
    </w:p>
    <w:p w14:paraId="5F78DFA8" w14:textId="77777777">
      <w:pPr>
        <w:pBdr/>
        <w:spacing w:line="360" w:lineRule="auto"/>
        <w:ind/>
        <w:rPr/>
      </w:pPr>
      <w:r/>
      <w:r/>
    </w:p>
    <w:p w14:paraId="3B291436" w14:textId="77777777">
      <w:pPr>
        <w:pBdr/>
        <w:spacing w:line="360" w:lineRule="auto"/>
        <w:ind/>
        <w:rPr/>
      </w:pPr>
      <w:r/>
      <w:r/>
    </w:p>
    <w:p w14:paraId="31F92FD6" w14:textId="77777777">
      <w:pPr>
        <w:pBdr/>
        <w:spacing w:line="360" w:lineRule="auto"/>
        <w:ind/>
        <w:rPr/>
      </w:pPr>
      <w:r/>
      <w:r/>
    </w:p>
    <w:p w14:paraId="3FAD04E0" w14:textId="77777777">
      <w:pPr>
        <w:pBdr/>
        <w:spacing w:line="360" w:lineRule="auto"/>
        <w:ind/>
        <w:rPr/>
      </w:pPr>
      <w:r/>
      <w:r/>
    </w:p>
    <w:p w14:paraId="6BA0E0EF" w14:textId="77777777">
      <w:pPr>
        <w:pBdr/>
        <w:spacing w:line="360" w:lineRule="auto"/>
        <w:ind/>
        <w:rPr/>
      </w:pPr>
      <w:r/>
      <w:r/>
    </w:p>
    <w:p w14:paraId="15E22FAE" w14:textId="77777777">
      <w:pPr>
        <w:pBdr/>
        <w:spacing w:line="360" w:lineRule="auto"/>
        <w:ind/>
        <w:rPr/>
      </w:pPr>
      <w:r/>
      <w:r/>
    </w:p>
    <w:p w14:paraId="214BED9F" w14:textId="77777777">
      <w:pPr>
        <w:pBdr/>
        <w:spacing w:line="360" w:lineRule="auto"/>
        <w:ind/>
        <w:rPr/>
      </w:pPr>
      <w:r/>
      <w:r/>
    </w:p>
    <w:p w14:paraId="78E7A435" w14:textId="77777777">
      <w:pPr>
        <w:pBdr/>
        <w:spacing w:line="360" w:lineRule="auto"/>
        <w:ind/>
        <w:rPr/>
      </w:pPr>
      <w:r/>
      <w:r/>
    </w:p>
    <w:p w14:paraId="69936EFA" w14:textId="77777777">
      <w:pPr>
        <w:pBdr/>
        <w:spacing w:line="360" w:lineRule="auto"/>
        <w:ind/>
        <w:rPr/>
      </w:pPr>
      <w:r/>
      <w:r/>
    </w:p>
    <w:p w14:paraId="5815520C" w14:textId="77777777">
      <w:pPr>
        <w:pBdr/>
        <w:spacing w:line="360" w:lineRule="auto"/>
        <w:ind/>
        <w:rPr/>
      </w:pPr>
      <w:r/>
      <w:r/>
    </w:p>
    <w:p w14:paraId="44F97F69" w14:textId="77777777">
      <w:pPr>
        <w:pBdr/>
        <w:spacing w:line="360" w:lineRule="auto"/>
        <w:ind/>
        <w:rPr/>
      </w:pPr>
      <w:r/>
      <w:r/>
    </w:p>
    <w:p w14:paraId="3299ABF2" w14:textId="77777777">
      <w:pPr>
        <w:pBdr/>
        <w:spacing w:line="360" w:lineRule="auto"/>
        <w:ind/>
        <w:rPr/>
      </w:pPr>
      <w:r/>
      <w:r/>
    </w:p>
    <w:p w14:paraId="4C6643B9" w14:textId="77777777">
      <w:pPr>
        <w:pStyle w:val="818"/>
        <w:pBdr/>
        <w:spacing/>
        <w:ind/>
        <w:jc w:val="center"/>
        <w:rPr/>
      </w:pPr>
      <w:r/>
      <w:bookmarkStart w:id="205" w:name="_Toc235604958"/>
      <w:r/>
      <w:bookmarkStart w:id="206" w:name="_Toc236046793"/>
      <w:r>
        <w:t xml:space="preserve">Etudiant en histoire du droit :</w:t>
      </w:r>
      <w:bookmarkEnd w:id="205"/>
      <w:r/>
      <w:bookmarkEnd w:id="206"/>
      <w:r/>
      <w:r/>
    </w:p>
    <w:p w14:paraId="0A40DDC3" w14:textId="77777777">
      <w:pPr>
        <w:pBdr/>
        <w:spacing w:line="360" w:lineRule="auto"/>
        <w:ind/>
        <w:rPr/>
      </w:pPr>
      <w:r>
        <w:t xml:space="preserve">Lucas</w:t>
      </w:r>
      <w:r/>
    </w:p>
    <w:p w14:paraId="7588353D" w14:textId="77777777">
      <w:pPr>
        <w:pBdr/>
        <w:spacing w:line="360" w:lineRule="auto"/>
        <w:ind/>
        <w:rPr/>
      </w:pPr>
      <w:r>
        <w:t xml:space="preserve">Age : 21 ans </w:t>
      </w:r>
      <w:r/>
    </w:p>
    <w:p w14:paraId="056F563B" w14:textId="77777777">
      <w:pPr>
        <w:pBdr/>
        <w:spacing w:line="360" w:lineRule="auto"/>
        <w:ind/>
        <w:rPr/>
      </w:pPr>
      <w:r>
        <w:t xml:space="preserve">Métier : étudiant en master 1 d’histoire du droit</w:t>
      </w:r>
      <w:r/>
    </w:p>
    <w:p w14:paraId="1B4BCCA9" w14:textId="77777777">
      <w:pPr>
        <w:pBdr/>
        <w:spacing w:line="360" w:lineRule="auto"/>
        <w:ind/>
        <w:jc w:val="center"/>
        <w:rPr/>
      </w:pPr>
      <w:r>
        <w:t xml:space="preserve">Etudiant en histoire du droit</w:t>
      </w:r>
      <w:r/>
    </w:p>
    <w:p w14:paraId="45F71DDA" w14:textId="77777777">
      <w:pPr>
        <w:pBdr/>
        <w:spacing w:line="360" w:lineRule="auto"/>
        <w:ind/>
        <w:rPr/>
      </w:pPr>
      <w:r>
        <w:t xml:space="preserve">Source :</w:t>
      </w:r>
      <w:r/>
    </w:p>
    <w:p w14:paraId="3440FF59" w14:textId="77777777">
      <w:pPr>
        <w:pStyle w:val="836"/>
        <w:numPr>
          <w:ilvl w:val="0"/>
          <w:numId w:val="8"/>
        </w:numPr>
        <w:pBdr/>
        <w:spacing w:line="360" w:lineRule="auto"/>
        <w:ind/>
        <w:jc w:val="both"/>
        <w:rPr>
          <w:rFonts w:ascii="Trebuchet MS" w:hAnsi="Trebuchet MS"/>
        </w:rPr>
      </w:pPr>
      <w:r>
        <w:rPr>
          <w:rFonts w:ascii="Trebuchet MS" w:hAnsi="Trebuchet MS"/>
        </w:rPr>
        <w:t xml:space="preserve">Résultat de l’enquête de terrain sur </w:t>
      </w:r>
      <w:r>
        <w:rPr>
          <w:rFonts w:ascii="Trebuchet MS" w:hAnsi="Trebuchet MS"/>
        </w:rPr>
        <w:t xml:space="preserve">LimeSurvey</w:t>
      </w:r>
      <w:r>
        <w:rPr>
          <w:rFonts w:ascii="Trebuchet MS" w:hAnsi="Trebuchet MS"/>
        </w:rPr>
      </w:r>
    </w:p>
    <w:p w14:paraId="3C90DA4A" w14:textId="77777777">
      <w:pPr>
        <w:pBdr/>
        <w:spacing w:line="360" w:lineRule="auto"/>
        <w:ind/>
        <w:rPr/>
      </w:pPr>
      <w:r>
        <w:t xml:space="preserve">Tendance d’utilisation de la bibliothèque numérique :</w:t>
      </w:r>
      <w:r/>
    </w:p>
    <w:p w14:paraId="1C13245F" w14:textId="77777777">
      <w:pPr>
        <w:pStyle w:val="836"/>
        <w:numPr>
          <w:ilvl w:val="0"/>
          <w:numId w:val="8"/>
        </w:numPr>
        <w:pBdr/>
        <w:spacing w:line="360" w:lineRule="auto"/>
        <w:ind/>
        <w:jc w:val="both"/>
        <w:rPr>
          <w:rFonts w:ascii="Trebuchet MS" w:hAnsi="Trebuchet MS"/>
        </w:rPr>
      </w:pPr>
      <w:r>
        <w:rPr>
          <w:rFonts w:ascii="Trebuchet MS" w:hAnsi="Trebuchet MS"/>
        </w:rPr>
        <w:t xml:space="preserve">Pour accéder à la bibliothèque numérique, ils ont tendance à utiliser soit le site de la bibliothèque Cujas, le catalogue ou encore par une recherche internet qu’ils ont effectué dans un moteur de recherche.</w:t>
      </w:r>
      <w:r>
        <w:rPr>
          <w:rFonts w:ascii="Trebuchet MS" w:hAnsi="Trebuchet MS"/>
        </w:rPr>
      </w:r>
    </w:p>
    <w:p w14:paraId="25672209" w14:textId="77777777">
      <w:pPr>
        <w:pStyle w:val="836"/>
        <w:numPr>
          <w:ilvl w:val="0"/>
          <w:numId w:val="8"/>
        </w:numPr>
        <w:pBdr/>
        <w:spacing w:line="360" w:lineRule="auto"/>
        <w:ind/>
        <w:jc w:val="both"/>
        <w:rPr>
          <w:rFonts w:ascii="Trebuchet MS" w:hAnsi="Trebuchet MS"/>
        </w:rPr>
      </w:pPr>
      <w:r>
        <w:rPr>
          <w:rFonts w:ascii="Trebuchet MS" w:hAnsi="Trebuchet MS"/>
        </w:rPr>
        <w:t xml:space="preserve">Ils utilisent principalement le PDF, la recherche simple et la recherche avancée ainsi que les tables des matières.</w:t>
      </w:r>
      <w:r>
        <w:rPr>
          <w:rFonts w:ascii="Trebuchet MS" w:hAnsi="Trebuchet MS"/>
        </w:rPr>
      </w:r>
    </w:p>
    <w:p w14:paraId="00917EBA" w14:textId="77777777">
      <w:pPr>
        <w:pBdr/>
        <w:spacing w:line="360" w:lineRule="auto"/>
        <w:ind/>
        <w:rPr/>
      </w:pPr>
      <w:r>
        <w:t xml:space="preserve">Besoins pour Codex :</w:t>
      </w:r>
      <w:r/>
    </w:p>
    <w:p w14:paraId="68B755AC" w14:textId="77777777">
      <w:pPr>
        <w:pStyle w:val="836"/>
        <w:numPr>
          <w:ilvl w:val="0"/>
          <w:numId w:val="8"/>
        </w:numPr>
        <w:pBdr/>
        <w:spacing w:line="360" w:lineRule="auto"/>
        <w:ind/>
        <w:jc w:val="both"/>
        <w:rPr>
          <w:rFonts w:ascii="Trebuchet MS" w:hAnsi="Trebuchet MS"/>
        </w:rPr>
      </w:pPr>
      <w:r>
        <w:rPr>
          <w:rFonts w:ascii="Trebuchet MS" w:hAnsi="Trebuchet MS"/>
        </w:rPr>
        <w:t xml:space="preserve">Une visionneuse IIIF (zoom profond, visualisation aisé de documents en haute résolution, comparaison entre images, recherche plein texte...)</w:t>
      </w:r>
      <w:r>
        <w:rPr>
          <w:rFonts w:ascii="Trebuchet MS" w:hAnsi="Trebuchet MS"/>
        </w:rPr>
      </w:r>
    </w:p>
    <w:p w14:paraId="5C5E98DA" w14:textId="77777777">
      <w:pPr>
        <w:pStyle w:val="836"/>
        <w:numPr>
          <w:ilvl w:val="0"/>
          <w:numId w:val="8"/>
        </w:numPr>
        <w:pBdr/>
        <w:spacing w:line="360" w:lineRule="auto"/>
        <w:ind/>
        <w:jc w:val="both"/>
        <w:rPr>
          <w:rFonts w:ascii="Trebuchet MS" w:hAnsi="Trebuchet MS"/>
        </w:rPr>
      </w:pPr>
      <w:r>
        <w:rPr>
          <w:rFonts w:ascii="Trebuchet MS" w:hAnsi="Trebuchet MS"/>
        </w:rPr>
        <w:t xml:space="preserve">Reconnaissance automatique de texte (tous les documents ou une catégorie)</w:t>
      </w:r>
      <w:r>
        <w:rPr>
          <w:rFonts w:ascii="Trebuchet MS" w:hAnsi="Trebuchet MS"/>
        </w:rPr>
      </w:r>
    </w:p>
    <w:p w14:paraId="341AC1AE" w14:textId="77777777">
      <w:pPr>
        <w:pStyle w:val="836"/>
        <w:numPr>
          <w:ilvl w:val="0"/>
          <w:numId w:val="8"/>
        </w:numPr>
        <w:pBdr/>
        <w:spacing w:line="360" w:lineRule="auto"/>
        <w:ind/>
        <w:jc w:val="both"/>
        <w:rPr>
          <w:rFonts w:ascii="Trebuchet MS" w:hAnsi="Trebuchet MS"/>
        </w:rPr>
      </w:pPr>
      <w:r>
        <w:rPr>
          <w:rFonts w:ascii="Trebuchet MS" w:hAnsi="Trebuchet MS"/>
        </w:rPr>
        <w:t xml:space="preserve">Exporter des références bibliographiques pouvoir soit les copier-coller soit les mettre dans un logiciel bibliographique comme </w:t>
      </w:r>
      <w:r>
        <w:rPr>
          <w:rFonts w:ascii="Trebuchet MS" w:hAnsi="Trebuchet MS"/>
        </w:rPr>
        <w:t xml:space="preserve">Zotero</w:t>
      </w:r>
      <w:r>
        <w:rPr>
          <w:rFonts w:ascii="Trebuchet MS" w:hAnsi="Trebuchet MS"/>
        </w:rPr>
        <w:t xml:space="preserve">, </w:t>
      </w:r>
      <w:r>
        <w:rPr>
          <w:rFonts w:ascii="Trebuchet MS" w:hAnsi="Trebuchet MS"/>
        </w:rPr>
        <w:t xml:space="preserve">EndNote</w:t>
      </w:r>
      <w:r>
        <w:rPr>
          <w:rFonts w:ascii="Trebuchet MS" w:hAnsi="Trebuchet MS"/>
        </w:rPr>
        <w:t xml:space="preserve">...</w:t>
      </w:r>
      <w:r>
        <w:rPr>
          <w:rFonts w:ascii="Trebuchet MS" w:hAnsi="Trebuchet MS"/>
        </w:rPr>
      </w:r>
    </w:p>
    <w:p w14:paraId="01850BED" w14:textId="77777777">
      <w:pPr>
        <w:pStyle w:val="836"/>
        <w:numPr>
          <w:ilvl w:val="0"/>
          <w:numId w:val="8"/>
        </w:numPr>
        <w:pBdr/>
        <w:spacing w:line="360" w:lineRule="auto"/>
        <w:ind/>
        <w:jc w:val="both"/>
        <w:rPr>
          <w:rFonts w:ascii="Trebuchet MS" w:hAnsi="Trebuchet MS"/>
        </w:rPr>
      </w:pPr>
      <w:r>
        <w:rPr>
          <w:rFonts w:ascii="Trebuchet MS" w:hAnsi="Trebuchet MS"/>
        </w:rPr>
        <w:t xml:space="preserve">Rebondir sur une référence dans d'autres bibliothèques numériques ou catalogue (SUDOC, CALAMES, GALLICA...)</w:t>
      </w:r>
      <w:r>
        <w:rPr>
          <w:rFonts w:ascii="Trebuchet MS" w:hAnsi="Trebuchet MS"/>
        </w:rPr>
      </w:r>
    </w:p>
    <w:p w14:paraId="68274329" w14:textId="77777777">
      <w:pPr>
        <w:pStyle w:val="836"/>
        <w:numPr>
          <w:ilvl w:val="0"/>
          <w:numId w:val="8"/>
        </w:numPr>
        <w:pBdr/>
        <w:spacing w:line="360" w:lineRule="auto"/>
        <w:ind/>
        <w:jc w:val="both"/>
        <w:rPr>
          <w:rFonts w:ascii="Trebuchet MS" w:hAnsi="Trebuchet MS"/>
        </w:rPr>
      </w:pPr>
      <w:r>
        <w:rPr>
          <w:rFonts w:ascii="Trebuchet MS" w:hAnsi="Trebuchet MS"/>
        </w:rPr>
        <w:t xml:space="preserve">Avoir le choix entre plusieurs formats (PDF, TXT...)</w:t>
      </w:r>
      <w:r>
        <w:rPr>
          <w:rFonts w:ascii="Trebuchet MS" w:hAnsi="Trebuchet MS"/>
        </w:rPr>
      </w:r>
    </w:p>
    <w:p w14:paraId="45486159" w14:textId="77777777">
      <w:pPr>
        <w:pStyle w:val="836"/>
        <w:numPr>
          <w:ilvl w:val="0"/>
          <w:numId w:val="8"/>
        </w:numPr>
        <w:pBdr/>
        <w:spacing w:line="360" w:lineRule="auto"/>
        <w:ind/>
        <w:jc w:val="both"/>
        <w:rPr>
          <w:rFonts w:ascii="Trebuchet MS" w:hAnsi="Trebuchet MS"/>
        </w:rPr>
      </w:pPr>
      <w:r>
        <w:rPr>
          <w:rFonts w:ascii="Trebuchet MS" w:hAnsi="Trebuchet MS"/>
        </w:rPr>
        <w:t xml:space="preserve">Avoir la possibilité de télécharger soit une partie du document ou tout le document au format souhaité.</w:t>
      </w:r>
      <w:r>
        <w:rPr>
          <w:rFonts w:ascii="Trebuchet MS" w:hAnsi="Trebuchet MS"/>
        </w:rPr>
      </w:r>
    </w:p>
    <w:p w14:paraId="04CB7664" w14:textId="77777777">
      <w:pPr>
        <w:pStyle w:val="836"/>
        <w:numPr>
          <w:ilvl w:val="0"/>
          <w:numId w:val="8"/>
        </w:numPr>
        <w:pBdr/>
        <w:spacing w:line="360" w:lineRule="auto"/>
        <w:ind/>
        <w:jc w:val="both"/>
        <w:rPr>
          <w:rFonts w:ascii="Trebuchet MS" w:hAnsi="Trebuchet MS"/>
        </w:rPr>
      </w:pPr>
      <w:r>
        <w:rPr>
          <w:rFonts w:ascii="Trebuchet MS" w:hAnsi="Trebuchet MS"/>
        </w:rPr>
        <w:t xml:space="preserve">Disposer d'un compte personnel (enregistrement des recherches, mémoriser des documents dans une liste de lecture...).</w:t>
      </w:r>
      <w:r>
        <w:rPr>
          <w:rFonts w:ascii="Trebuchet MS" w:hAnsi="Trebuchet MS"/>
        </w:rPr>
      </w:r>
    </w:p>
    <w:p w14:paraId="0C8992C1" w14:textId="77777777">
      <w:pPr>
        <w:pBdr/>
        <w:spacing w:line="360" w:lineRule="auto"/>
        <w:ind/>
        <w:rPr/>
      </w:pPr>
      <w:r>
        <w:t xml:space="preserve">Frustrations :</w:t>
      </w:r>
      <w:r/>
    </w:p>
    <w:p w14:paraId="14CFA0FA" w14:textId="77777777">
      <w:pPr>
        <w:pStyle w:val="836"/>
        <w:numPr>
          <w:ilvl w:val="0"/>
          <w:numId w:val="8"/>
        </w:numPr>
        <w:pBdr/>
        <w:spacing w:line="360" w:lineRule="auto"/>
        <w:ind/>
        <w:jc w:val="both"/>
        <w:rPr>
          <w:rFonts w:ascii="Trebuchet MS" w:hAnsi="Trebuchet MS"/>
        </w:rPr>
      </w:pPr>
      <w:r>
        <w:rPr>
          <w:rFonts w:ascii="Trebuchet MS" w:hAnsi="Trebuchet MS"/>
        </w:rPr>
        <w:t xml:space="preserve">Dans l’ensemble, ils sont moyennement satisfaits en ce qui concerne l’organisation et la navigation dans la bibliothèque, la clarté des informations, la facilité avec laquelle on trouve un document dedans et de son design et de sa lisibilité.</w:t>
      </w:r>
      <w:r>
        <w:rPr>
          <w:rFonts w:ascii="Trebuchet MS" w:hAnsi="Trebuchet MS"/>
        </w:rPr>
      </w:r>
    </w:p>
    <w:p w14:paraId="7C5F4665" w14:textId="77777777">
      <w:pPr>
        <w:pStyle w:val="818"/>
        <w:pBdr/>
        <w:spacing/>
        <w:ind/>
        <w:jc w:val="center"/>
        <w:rPr/>
      </w:pPr>
      <w:r/>
      <w:bookmarkStart w:id="207" w:name="_Toc235604959"/>
      <w:r/>
      <w:bookmarkStart w:id="208" w:name="_Toc236046794"/>
      <w:r>
        <w:t xml:space="preserve">Informaticien :</w:t>
      </w:r>
      <w:bookmarkEnd w:id="207"/>
      <w:r/>
      <w:bookmarkEnd w:id="208"/>
      <w:r/>
      <w:r/>
    </w:p>
    <w:p w14:paraId="6E1C9E01" w14:textId="77777777">
      <w:pPr>
        <w:pBdr/>
        <w:spacing w:line="360" w:lineRule="auto"/>
        <w:ind/>
        <w:rPr/>
      </w:pPr>
      <w:r>
        <w:t xml:space="preserve">Thomas</w:t>
      </w:r>
      <w:r/>
    </w:p>
    <w:p w14:paraId="5AE67C61" w14:textId="77777777">
      <w:pPr>
        <w:pBdr/>
        <w:spacing w:line="360" w:lineRule="auto"/>
        <w:ind/>
        <w:rPr/>
      </w:pPr>
      <w:r>
        <w:t xml:space="preserve">Age : 45 ans</w:t>
      </w:r>
      <w:r/>
    </w:p>
    <w:p w14:paraId="573E845B" w14:textId="77777777">
      <w:pPr>
        <w:pBdr/>
        <w:spacing w:line="360" w:lineRule="auto"/>
        <w:ind/>
        <w:rPr/>
      </w:pPr>
      <w:r>
        <w:t xml:space="preserve">Métier : Responsable du service informatique</w:t>
      </w:r>
      <w:r/>
    </w:p>
    <w:p w14:paraId="14687F36" w14:textId="77777777">
      <w:pPr>
        <w:pBdr/>
        <w:spacing w:line="360" w:lineRule="auto"/>
        <w:ind/>
        <w:jc w:val="center"/>
        <w:rPr/>
      </w:pPr>
      <w:r>
        <w:t xml:space="preserve">L’Informaticien</w:t>
      </w:r>
      <w:r/>
    </w:p>
    <w:p w14:paraId="07E50087" w14:textId="77777777">
      <w:pPr>
        <w:pBdr/>
        <w:spacing w:line="360" w:lineRule="auto"/>
        <w:ind/>
        <w:rPr/>
      </w:pPr>
      <w:r>
        <w:t xml:space="preserve">Archétype : le gestionnaire de l’infrastructure, garant de la sécurité, de la pérennité des données et de l’interopérabilité.</w:t>
      </w:r>
      <w:r/>
    </w:p>
    <w:p w14:paraId="77520093" w14:textId="77777777">
      <w:pPr>
        <w:pBdr/>
        <w:spacing w:after="100" w:afterAutospacing="1" w:before="100" w:beforeAutospacing="1" w:line="360" w:lineRule="auto"/>
        <w:ind/>
        <w:rPr>
          <w:rFonts w:eastAsia="Times New Roman" w:cstheme="minorHAnsi"/>
          <w:lang w:eastAsia="fr-FR"/>
        </w:rPr>
      </w:pPr>
      <w:r>
        <w:rPr>
          <w:rFonts w:eastAsia="Times New Roman" w:cstheme="minorHAnsi"/>
          <w:bCs/>
          <w:lang w:eastAsia="fr-FR"/>
        </w:rPr>
        <w:t xml:space="preserve">Motivations principales :</w:t>
      </w:r>
      <w:r>
        <w:rPr>
          <w:rFonts w:eastAsia="Times New Roman" w:cstheme="minorHAnsi"/>
          <w:lang w:eastAsia="fr-FR"/>
        </w:rPr>
      </w:r>
    </w:p>
    <w:p w14:paraId="1FECF6D3" w14:textId="77777777">
      <w:pPr>
        <w:numPr>
          <w:ilvl w:val="0"/>
          <w:numId w:val="9"/>
        </w:numPr>
        <w:pBdr/>
        <w:spacing w:after="100" w:afterAutospacing="1" w:before="100" w:beforeAutospacing="1" w:line="360" w:lineRule="auto"/>
        <w:ind/>
        <w:rPr>
          <w:rFonts w:eastAsia="Times New Roman" w:cstheme="minorHAnsi"/>
          <w:lang w:eastAsia="fr-FR"/>
        </w:rPr>
      </w:pPr>
      <w:r>
        <w:rPr>
          <w:rFonts w:eastAsia="Times New Roman" w:cstheme="minorHAnsi"/>
          <w:bCs/>
          <w:lang w:eastAsia="fr-FR"/>
        </w:rPr>
        <w:t xml:space="preserve">L'interopérabilité avant tout :</w:t>
      </w:r>
      <w:r>
        <w:rPr>
          <w:rFonts w:eastAsia="Times New Roman" w:cstheme="minorHAnsi"/>
          <w:lang w:eastAsia="fr-FR"/>
        </w:rPr>
        <w:t xml:space="preserve"> Concevoir un système ouvert reposant sur des standards internationaux non propriétaires (XML, JSON, RDF, EAD, JPEG 2000, TIFF, PDF/A) pour faciliter les échanges.</w:t>
      </w:r>
      <w:r>
        <w:rPr>
          <w:rFonts w:eastAsia="Times New Roman" w:cstheme="minorHAnsi"/>
          <w:lang w:eastAsia="fr-FR"/>
        </w:rPr>
      </w:r>
    </w:p>
    <w:p w14:paraId="60C5B406" w14:textId="77777777">
      <w:pPr>
        <w:numPr>
          <w:ilvl w:val="0"/>
          <w:numId w:val="9"/>
        </w:numPr>
        <w:pBdr/>
        <w:spacing w:after="100" w:afterAutospacing="1" w:before="100" w:beforeAutospacing="1" w:line="360" w:lineRule="auto"/>
        <w:ind/>
        <w:rPr>
          <w:rFonts w:eastAsia="Times New Roman" w:cstheme="minorHAnsi"/>
          <w:lang w:eastAsia="fr-FR"/>
        </w:rPr>
      </w:pPr>
      <w:r>
        <w:rPr>
          <w:rFonts w:eastAsia="Times New Roman" w:cstheme="minorHAnsi"/>
          <w:bCs/>
          <w:lang w:eastAsia="fr-FR"/>
        </w:rPr>
        <w:t xml:space="preserve">L'automatisation des flux :</w:t>
      </w:r>
      <w:r>
        <w:rPr>
          <w:rFonts w:eastAsia="Times New Roman" w:cstheme="minorHAnsi"/>
          <w:lang w:eastAsia="fr-FR"/>
        </w:rPr>
        <w:t xml:space="preserve"> Soulager le personnel humain en automatisant un maximum de tâches de traitement (génération d'identifiants ARK, création de métadonnées DC/METS, transferts SFTP), particulièrement la nuit pour éviter les surcharges réseau.</w:t>
      </w:r>
      <w:r>
        <w:rPr>
          <w:rFonts w:eastAsia="Times New Roman" w:cstheme="minorHAnsi"/>
          <w:lang w:eastAsia="fr-FR"/>
        </w:rPr>
      </w:r>
    </w:p>
    <w:p w14:paraId="1B982CF0" w14:textId="77777777">
      <w:pPr>
        <w:numPr>
          <w:ilvl w:val="0"/>
          <w:numId w:val="9"/>
        </w:numPr>
        <w:pBdr/>
        <w:spacing w:after="100" w:afterAutospacing="1" w:before="100" w:beforeAutospacing="1" w:line="360" w:lineRule="auto"/>
        <w:ind/>
        <w:rPr>
          <w:rFonts w:eastAsia="Times New Roman" w:cstheme="minorHAnsi"/>
          <w:lang w:eastAsia="fr-FR"/>
        </w:rPr>
      </w:pPr>
      <w:r>
        <w:rPr>
          <w:rFonts w:eastAsia="Times New Roman" w:cstheme="minorHAnsi"/>
          <w:bCs/>
          <w:lang w:eastAsia="fr-FR"/>
        </w:rPr>
        <w:t xml:space="preserve">La pérennité et la sécurité des données :</w:t>
      </w:r>
      <w:r>
        <w:rPr>
          <w:rFonts w:eastAsia="Times New Roman" w:cstheme="minorHAnsi"/>
          <w:lang w:eastAsia="fr-FR"/>
        </w:rPr>
        <w:t xml:space="preserve"> Assurer un archivage pérenne des fichiers maîtres (TIFF) au CINES via la création automatique de paquets SIP, pour préserver la matière première et permettre de futurs retraitements (comme l'amélioration de l'OCR).</w:t>
      </w:r>
      <w:r>
        <w:rPr>
          <w:rFonts w:eastAsia="Times New Roman" w:cstheme="minorHAnsi"/>
          <w:lang w:eastAsia="fr-FR"/>
        </w:rPr>
      </w:r>
    </w:p>
    <w:p w14:paraId="3800B619" w14:textId="77777777">
      <w:pPr>
        <w:pBdr/>
        <w:spacing w:after="100" w:afterAutospacing="1" w:before="100" w:beforeAutospacing="1" w:line="360" w:lineRule="auto"/>
        <w:ind/>
        <w:rPr>
          <w:rFonts w:eastAsia="Times New Roman" w:cstheme="minorHAnsi"/>
          <w:lang w:eastAsia="fr-FR"/>
        </w:rPr>
      </w:pPr>
      <w:r>
        <w:rPr>
          <w:rFonts w:eastAsia="Times New Roman" w:cstheme="minorHAnsi"/>
          <w:bCs/>
          <w:lang w:eastAsia="fr-FR"/>
        </w:rPr>
        <w:t xml:space="preserve">Expériences / Habitudes de travail (L'existant) :</w:t>
      </w:r>
      <w:r>
        <w:rPr>
          <w:rFonts w:eastAsia="Times New Roman" w:cstheme="minorHAnsi"/>
          <w:lang w:eastAsia="fr-FR"/>
        </w:rPr>
      </w:r>
    </w:p>
    <w:p w14:paraId="0E56BECB" w14:textId="77777777">
      <w:pPr>
        <w:numPr>
          <w:ilvl w:val="0"/>
          <w:numId w:val="10"/>
        </w:numPr>
        <w:pBdr/>
        <w:spacing w:after="100" w:afterAutospacing="1" w:before="100" w:beforeAutospacing="1" w:line="360" w:lineRule="auto"/>
        <w:ind/>
        <w:rPr>
          <w:rFonts w:eastAsia="Times New Roman" w:cstheme="minorHAnsi"/>
          <w:lang w:eastAsia="fr-FR"/>
        </w:rPr>
      </w:pPr>
      <w:r>
        <w:rPr>
          <w:rFonts w:eastAsia="Times New Roman" w:cstheme="minorHAnsi"/>
          <w:lang w:eastAsia="fr-FR"/>
        </w:rPr>
        <w:t xml:space="preserve">Il a construit "</w:t>
      </w:r>
      <w:r>
        <w:rPr>
          <w:rFonts w:eastAsia="Times New Roman" w:cstheme="minorHAnsi"/>
          <w:lang w:eastAsia="fr-FR"/>
        </w:rPr>
        <w:t xml:space="preserve">ArcNum</w:t>
      </w:r>
      <w:r>
        <w:rPr>
          <w:rFonts w:eastAsia="Times New Roman" w:cstheme="minorHAnsi"/>
          <w:lang w:eastAsia="fr-FR"/>
        </w:rPr>
        <w:t xml:space="preserve">" (en Python), un script automatisé complexe qui gère la chaîne de traitement (workflow) de la validation à la publication, en passant par de multiples serveurs de stockage (118, 134, NAS).</w:t>
      </w:r>
      <w:r>
        <w:rPr>
          <w:rFonts w:eastAsia="Times New Roman" w:cstheme="minorHAnsi"/>
          <w:lang w:eastAsia="fr-FR"/>
        </w:rPr>
      </w:r>
    </w:p>
    <w:p w14:paraId="30E21FD4" w14:textId="77777777">
      <w:pPr>
        <w:numPr>
          <w:ilvl w:val="0"/>
          <w:numId w:val="10"/>
        </w:numPr>
        <w:pBdr/>
        <w:spacing w:after="100" w:afterAutospacing="1" w:before="100" w:beforeAutospacing="1" w:line="360" w:lineRule="auto"/>
        <w:ind/>
        <w:rPr>
          <w:rFonts w:eastAsia="Times New Roman" w:cstheme="minorHAnsi"/>
          <w:lang w:eastAsia="fr-FR"/>
        </w:rPr>
      </w:pPr>
      <w:r>
        <w:rPr>
          <w:rFonts w:eastAsia="Times New Roman" w:cstheme="minorHAnsi"/>
          <w:lang w:eastAsia="fr-FR"/>
        </w:rPr>
        <w:t xml:space="preserve">Il doit gérer l'héritage de </w:t>
      </w:r>
      <w:r>
        <w:rPr>
          <w:rFonts w:eastAsia="Times New Roman" w:cstheme="minorHAnsi"/>
          <w:lang w:eastAsia="fr-FR"/>
        </w:rPr>
        <w:t xml:space="preserve">CujasNum</w:t>
      </w:r>
      <w:r>
        <w:rPr>
          <w:rFonts w:eastAsia="Times New Roman" w:cstheme="minorHAnsi"/>
          <w:lang w:eastAsia="fr-FR"/>
        </w:rPr>
        <w:t xml:space="preserve">, basé sur XTF : une technologie choisie par défaut vers 2008 car c'était la seule capable de gérer des livres électroniques </w:t>
      </w:r>
      <w:r>
        <w:rPr>
          <w:rFonts w:eastAsia="Times New Roman" w:cstheme="minorHAnsi"/>
          <w:lang w:eastAsia="fr-FR"/>
        </w:rPr>
        <w:t xml:space="preserve">océrisés</w:t>
      </w:r>
      <w:r>
        <w:rPr>
          <w:rFonts w:eastAsia="Times New Roman" w:cstheme="minorHAnsi"/>
          <w:lang w:eastAsia="fr-FR"/>
        </w:rPr>
        <w:t xml:space="preserve">, mais qui fonctionne de manière très rigide (sans véritable back-office, où tout ce qui est versé est immédiatement publié).</w:t>
      </w:r>
      <w:r>
        <w:rPr>
          <w:rFonts w:eastAsia="Times New Roman" w:cstheme="minorHAnsi"/>
          <w:lang w:eastAsia="fr-FR"/>
        </w:rPr>
      </w:r>
    </w:p>
    <w:p w14:paraId="6DEBD6B0" w14:textId="77777777">
      <w:pPr>
        <w:pBdr/>
        <w:spacing w:after="100" w:afterAutospacing="1" w:before="100" w:beforeAutospacing="1" w:line="360" w:lineRule="auto"/>
        <w:ind/>
        <w:rPr>
          <w:rFonts w:eastAsia="Times New Roman" w:cstheme="minorHAnsi"/>
          <w:lang w:eastAsia="fr-FR"/>
        </w:rPr>
      </w:pPr>
      <w:r>
        <w:rPr>
          <w:rFonts w:eastAsia="Times New Roman" w:cstheme="minorHAnsi"/>
          <w:bCs/>
          <w:lang w:eastAsia="fr-FR"/>
        </w:rPr>
        <w:t xml:space="preserve">Besoins techniques pour la nouvelle bibliothèque (Le prototype "Codex") :</w:t>
      </w:r>
      <w:r>
        <w:rPr>
          <w:rFonts w:eastAsia="Times New Roman" w:cstheme="minorHAnsi"/>
          <w:lang w:eastAsia="fr-FR"/>
        </w:rPr>
      </w:r>
    </w:p>
    <w:p w14:paraId="0B981381" w14:textId="77777777">
      <w:pPr>
        <w:numPr>
          <w:ilvl w:val="0"/>
          <w:numId w:val="11"/>
        </w:numPr>
        <w:pBdr/>
        <w:spacing w:after="100" w:afterAutospacing="1" w:before="100" w:beforeAutospacing="1" w:line="360" w:lineRule="auto"/>
        <w:ind/>
        <w:rPr>
          <w:rFonts w:eastAsia="Times New Roman" w:cstheme="minorHAnsi"/>
          <w:lang w:eastAsia="fr-FR"/>
        </w:rPr>
      </w:pPr>
      <w:r>
        <w:rPr>
          <w:rFonts w:eastAsia="Times New Roman" w:cstheme="minorHAnsi"/>
          <w:bCs/>
          <w:lang w:eastAsia="fr-FR"/>
        </w:rPr>
        <w:t xml:space="preserve">Une architecture modulaire et API :</w:t>
      </w:r>
      <w:r>
        <w:rPr>
          <w:rFonts w:eastAsia="Times New Roman" w:cstheme="minorHAnsi"/>
          <w:lang w:eastAsia="fr-FR"/>
        </w:rPr>
        <w:t xml:space="preserve"> Le système doit reposer sur des modules communicants et exposer ses données via des API REST (nécessitant parfois des clés de connexion) et le protocole OAI-PMH pour le moissonnage externe.</w:t>
      </w:r>
      <w:r>
        <w:rPr>
          <w:rFonts w:eastAsia="Times New Roman" w:cstheme="minorHAnsi"/>
          <w:lang w:eastAsia="fr-FR"/>
        </w:rPr>
      </w:r>
    </w:p>
    <w:p w14:paraId="6430EF30" w14:textId="77777777">
      <w:pPr>
        <w:numPr>
          <w:ilvl w:val="0"/>
          <w:numId w:val="11"/>
        </w:numPr>
        <w:pBdr/>
        <w:spacing w:after="100" w:afterAutospacing="1" w:before="100" w:beforeAutospacing="1" w:line="360" w:lineRule="auto"/>
        <w:ind/>
        <w:rPr>
          <w:rFonts w:eastAsia="Times New Roman" w:cstheme="minorHAnsi"/>
          <w:lang w:eastAsia="fr-FR"/>
        </w:rPr>
      </w:pPr>
      <w:r>
        <w:rPr>
          <w:rFonts w:eastAsia="Times New Roman" w:cstheme="minorHAnsi"/>
          <w:bCs/>
          <w:lang w:eastAsia="fr-FR"/>
        </w:rPr>
        <w:t xml:space="preserve">Une gestion fine des données</w:t>
      </w:r>
      <w:r>
        <w:rPr>
          <w:rFonts w:eastAsia="Times New Roman" w:cstheme="minorHAnsi"/>
          <w:b/>
          <w:bCs/>
          <w:lang w:eastAsia="fr-FR"/>
        </w:rPr>
        <w:t xml:space="preserve"> :</w:t>
      </w:r>
      <w:r>
        <w:rPr>
          <w:rFonts w:eastAsia="Times New Roman" w:cstheme="minorHAnsi"/>
          <w:lang w:eastAsia="fr-FR"/>
        </w:rPr>
        <w:t xml:space="preserve"> Le système doit être capable de modéliser des hiérarchies complexes (comme pour les périodiques : Titre &gt; Année &gt; Fascicule &gt; Article) et de regrouper les documents en "sets" (par sujet, par lots, par classification Dewey) pour un moissonnage sélectif.</w:t>
      </w:r>
      <w:r>
        <w:rPr>
          <w:rFonts w:eastAsia="Times New Roman" w:cstheme="minorHAnsi"/>
          <w:lang w:eastAsia="fr-FR"/>
        </w:rPr>
      </w:r>
    </w:p>
    <w:p w14:paraId="4454EE89" w14:textId="77777777">
      <w:pPr>
        <w:numPr>
          <w:ilvl w:val="0"/>
          <w:numId w:val="11"/>
        </w:numPr>
        <w:pBdr/>
        <w:spacing w:after="100" w:afterAutospacing="1" w:before="100" w:beforeAutospacing="1" w:line="360" w:lineRule="auto"/>
        <w:ind/>
        <w:rPr>
          <w:rFonts w:eastAsia="Times New Roman" w:cstheme="minorHAnsi"/>
          <w:lang w:eastAsia="fr-FR"/>
        </w:rPr>
      </w:pPr>
      <w:r>
        <w:rPr>
          <w:rFonts w:eastAsia="Times New Roman" w:cstheme="minorHAnsi"/>
          <w:bCs/>
          <w:lang w:eastAsia="fr-FR"/>
        </w:rPr>
        <w:t xml:space="preserve">Une gestion centralisée des accès :</w:t>
      </w:r>
      <w:r>
        <w:rPr>
          <w:rFonts w:eastAsia="Times New Roman" w:cstheme="minorHAnsi"/>
          <w:lang w:eastAsia="fr-FR"/>
        </w:rPr>
        <w:t xml:space="preserve"> Intégrer nativement les protocoles d'authentification (SSO, SAML via </w:t>
      </w:r>
      <w:r>
        <w:rPr>
          <w:rFonts w:eastAsia="Times New Roman" w:cstheme="minorHAnsi"/>
          <w:lang w:eastAsia="fr-FR"/>
        </w:rPr>
        <w:t xml:space="preserve">Shibboleth</w:t>
      </w:r>
      <w:r>
        <w:rPr>
          <w:rFonts w:eastAsia="Times New Roman" w:cstheme="minorHAnsi"/>
          <w:lang w:eastAsia="fr-FR"/>
        </w:rPr>
        <w:t xml:space="preserve"> ou </w:t>
      </w:r>
      <w:r>
        <w:rPr>
          <w:rFonts w:eastAsia="Times New Roman" w:cstheme="minorHAnsi"/>
          <w:lang w:eastAsia="fr-FR"/>
        </w:rPr>
        <w:t xml:space="preserve">Renater</w:t>
      </w:r>
      <w:r>
        <w:rPr>
          <w:rFonts w:eastAsia="Times New Roman" w:cstheme="minorHAnsi"/>
          <w:lang w:eastAsia="fr-FR"/>
        </w:rPr>
        <w:t xml:space="preserve">) pour donner accès aux documents sous droits uniquement au réseau de l'université ou sur place.</w:t>
      </w:r>
      <w:r>
        <w:rPr>
          <w:rFonts w:eastAsia="Times New Roman" w:cstheme="minorHAnsi"/>
          <w:lang w:eastAsia="fr-FR"/>
        </w:rPr>
      </w:r>
    </w:p>
    <w:p w14:paraId="094FDF68" w14:textId="77777777">
      <w:pPr>
        <w:numPr>
          <w:ilvl w:val="0"/>
          <w:numId w:val="11"/>
        </w:numPr>
        <w:pBdr/>
        <w:spacing w:after="100" w:afterAutospacing="1" w:before="100" w:beforeAutospacing="1" w:line="360" w:lineRule="auto"/>
        <w:ind/>
        <w:rPr>
          <w:rFonts w:eastAsia="Times New Roman" w:cstheme="minorHAnsi"/>
          <w:lang w:eastAsia="fr-FR"/>
        </w:rPr>
      </w:pPr>
      <w:r>
        <w:rPr>
          <w:rFonts w:eastAsia="Times New Roman" w:cstheme="minorHAnsi"/>
          <w:bCs/>
          <w:lang w:eastAsia="fr-FR"/>
        </w:rPr>
        <w:t xml:space="preserve">Un back-office avec des rôles précis :</w:t>
      </w:r>
      <w:r>
        <w:rPr>
          <w:rFonts w:eastAsia="Times New Roman" w:cstheme="minorHAnsi"/>
          <w:lang w:eastAsia="fr-FR"/>
        </w:rPr>
        <w:t xml:space="preserve"> Mettre en place un système de gestion des rôles (archiviste, catalogueur, éditeur de contenu, validateur) permettant à chacun d'agir de façon autonome sans dépendre systématiquement du service informatique.</w:t>
      </w:r>
      <w:r>
        <w:rPr>
          <w:rFonts w:eastAsia="Times New Roman" w:cstheme="minorHAnsi"/>
          <w:lang w:eastAsia="fr-FR"/>
        </w:rPr>
      </w:r>
    </w:p>
    <w:p w14:paraId="583A3FE5" w14:textId="77777777">
      <w:pPr>
        <w:numPr>
          <w:ilvl w:val="0"/>
          <w:numId w:val="11"/>
        </w:numPr>
        <w:pBdr/>
        <w:spacing w:after="100" w:afterAutospacing="1" w:before="100" w:beforeAutospacing="1" w:line="360" w:lineRule="auto"/>
        <w:ind/>
        <w:rPr>
          <w:rFonts w:eastAsia="Times New Roman" w:cstheme="minorHAnsi"/>
          <w:lang w:eastAsia="fr-FR"/>
        </w:rPr>
      </w:pPr>
      <w:r>
        <w:rPr>
          <w:rFonts w:eastAsia="Times New Roman" w:cstheme="minorHAnsi"/>
          <w:bCs/>
          <w:lang w:eastAsia="fr-FR"/>
        </w:rPr>
        <w:t xml:space="preserve">L'intégration du standard IIIF :</w:t>
      </w:r>
      <w:r>
        <w:rPr>
          <w:rFonts w:eastAsia="Times New Roman" w:cstheme="minorHAnsi"/>
          <w:lang w:eastAsia="fr-FR"/>
        </w:rPr>
        <w:t xml:space="preserve"> Séparer la gestion des images du reste en utilisant un serveur IIIF dédié, qui fournira les images et les manifestes pour alimenter la bibliothèque, sans dupliquer les fichiers.</w:t>
      </w:r>
      <w:r>
        <w:rPr>
          <w:rFonts w:eastAsia="Times New Roman" w:cstheme="minorHAnsi"/>
          <w:lang w:eastAsia="fr-FR"/>
        </w:rPr>
      </w:r>
    </w:p>
    <w:p w14:paraId="4DB206FD" w14:textId="77777777">
      <w:pPr>
        <w:pBdr/>
        <w:spacing w:after="100" w:afterAutospacing="1" w:before="100" w:beforeAutospacing="1" w:line="360" w:lineRule="auto"/>
        <w:ind/>
        <w:rPr>
          <w:rFonts w:eastAsia="Times New Roman" w:cstheme="minorHAnsi"/>
          <w:lang w:eastAsia="fr-FR"/>
        </w:rPr>
      </w:pPr>
      <w:r>
        <w:rPr>
          <w:rFonts w:eastAsia="Times New Roman" w:cstheme="minorHAnsi"/>
          <w:bCs/>
          <w:lang w:eastAsia="fr-FR"/>
        </w:rPr>
        <w:t xml:space="preserve">Frustrations et Contraintes :</w:t>
      </w:r>
      <w:r>
        <w:rPr>
          <w:rFonts w:eastAsia="Times New Roman" w:cstheme="minorHAnsi"/>
          <w:lang w:eastAsia="fr-FR"/>
        </w:rPr>
      </w:r>
    </w:p>
    <w:p w14:paraId="41C2E6BC" w14:textId="77777777">
      <w:pPr>
        <w:numPr>
          <w:ilvl w:val="0"/>
          <w:numId w:val="12"/>
        </w:numPr>
        <w:pBdr/>
        <w:spacing w:after="100" w:afterAutospacing="1" w:before="100" w:beforeAutospacing="1" w:line="360" w:lineRule="auto"/>
        <w:ind/>
        <w:rPr>
          <w:rFonts w:eastAsia="Times New Roman" w:cstheme="minorHAnsi"/>
          <w:lang w:eastAsia="fr-FR"/>
        </w:rPr>
      </w:pPr>
      <w:r>
        <w:rPr>
          <w:rFonts w:eastAsia="Times New Roman" w:cstheme="minorHAnsi"/>
          <w:bCs/>
          <w:lang w:eastAsia="fr-FR"/>
        </w:rPr>
        <w:t xml:space="preserve">La dette technique et la rigidité :</w:t>
      </w:r>
      <w:r>
        <w:rPr>
          <w:rFonts w:eastAsia="Times New Roman" w:cstheme="minorHAnsi"/>
          <w:lang w:eastAsia="fr-FR"/>
        </w:rPr>
        <w:t xml:space="preserve"> Dans le système XTF actuel, il est impossible de créer des collections ou des expositions facilement ("pas de back-office"), ce qui rend l'interface figée.</w:t>
      </w:r>
      <w:r>
        <w:rPr>
          <w:rFonts w:eastAsia="Times New Roman" w:cstheme="minorHAnsi"/>
          <w:lang w:eastAsia="fr-FR"/>
        </w:rPr>
      </w:r>
    </w:p>
    <w:p w14:paraId="6D1A976E" w14:textId="77777777">
      <w:pPr>
        <w:numPr>
          <w:ilvl w:val="0"/>
          <w:numId w:val="12"/>
        </w:numPr>
        <w:pBdr/>
        <w:spacing w:after="100" w:afterAutospacing="1" w:before="100" w:beforeAutospacing="1" w:line="360" w:lineRule="auto"/>
        <w:ind/>
        <w:rPr>
          <w:rFonts w:eastAsia="Times New Roman" w:cstheme="minorHAnsi"/>
          <w:lang w:eastAsia="fr-FR"/>
        </w:rPr>
      </w:pPr>
      <w:r>
        <w:rPr>
          <w:rFonts w:eastAsia="Times New Roman" w:cstheme="minorHAnsi"/>
          <w:bCs/>
          <w:lang w:eastAsia="fr-FR"/>
        </w:rPr>
        <w:t xml:space="preserve">Les limites de performance :</w:t>
      </w:r>
      <w:r>
        <w:rPr>
          <w:rFonts w:eastAsia="Times New Roman" w:cstheme="minorHAnsi"/>
          <w:lang w:eastAsia="fr-FR"/>
        </w:rPr>
        <w:t xml:space="preserve"> Les fichiers PDF actuels sont extrêmement lourds (300 à 400 Go) ce qui fait planter les téléchargements des usagers.</w:t>
      </w:r>
      <w:r>
        <w:rPr>
          <w:rFonts w:eastAsia="Times New Roman" w:cstheme="minorHAnsi"/>
          <w:lang w:eastAsia="fr-FR"/>
        </w:rPr>
      </w:r>
    </w:p>
    <w:p w14:paraId="30304EB3" w14:textId="77777777">
      <w:pPr>
        <w:numPr>
          <w:ilvl w:val="0"/>
          <w:numId w:val="12"/>
        </w:numPr>
        <w:pBdr/>
        <w:spacing w:after="100" w:afterAutospacing="1" w:before="100" w:beforeAutospacing="1" w:line="360" w:lineRule="auto"/>
        <w:ind/>
        <w:rPr>
          <w:rFonts w:eastAsia="Times New Roman" w:cstheme="minorHAnsi"/>
          <w:lang w:eastAsia="fr-FR"/>
        </w:rPr>
      </w:pPr>
      <w:r>
        <w:rPr>
          <w:rFonts w:eastAsia="Times New Roman" w:cstheme="minorHAnsi"/>
          <w:bCs/>
          <w:lang w:eastAsia="fr-FR"/>
        </w:rPr>
        <w:t xml:space="preserve">Les erreurs humaines bloquantes :</w:t>
      </w:r>
      <w:r>
        <w:rPr>
          <w:rFonts w:eastAsia="Times New Roman" w:cstheme="minorHAnsi"/>
          <w:lang w:eastAsia="fr-FR"/>
        </w:rPr>
        <w:t xml:space="preserve"> Le "maillon faible" de son architecture très automatisée reste l'intervention humaine lors des corrections ; une erreur de validation bloque la chaîne d'archivage automatique vers le CINES et oblige à faire des mises à jour coûteuses en temps.</w:t>
      </w:r>
      <w:r>
        <w:rPr>
          <w:rFonts w:eastAsia="Times New Roman" w:cstheme="minorHAnsi"/>
          <w:lang w:eastAsia="fr-FR"/>
        </w:rPr>
      </w:r>
    </w:p>
    <w:p w14:paraId="4847E6B1" w14:textId="77777777">
      <w:pPr>
        <w:numPr>
          <w:ilvl w:val="0"/>
          <w:numId w:val="12"/>
        </w:numPr>
        <w:pBdr/>
        <w:spacing w:after="100" w:afterAutospacing="1" w:before="100" w:beforeAutospacing="1" w:line="360" w:lineRule="auto"/>
        <w:ind/>
        <w:rPr>
          <w:rFonts w:eastAsia="Times New Roman" w:cstheme="minorHAnsi"/>
          <w:lang w:eastAsia="fr-FR"/>
        </w:rPr>
      </w:pPr>
      <w:r>
        <w:rPr>
          <w:rFonts w:eastAsia="Times New Roman" w:cstheme="minorHAnsi"/>
          <w:bCs/>
          <w:lang w:eastAsia="fr-FR"/>
        </w:rPr>
        <w:t xml:space="preserve">Le défi de la maintenance :</w:t>
      </w:r>
      <w:r>
        <w:rPr>
          <w:rFonts w:eastAsia="Times New Roman" w:cstheme="minorHAnsi"/>
          <w:lang w:eastAsia="fr-FR"/>
        </w:rPr>
        <w:t xml:space="preserve"> Il doit trouver une solution pour structurer les cycles de mises à jour de la future plateforme sans impacter l'accès des lecteurs et sans générer une nouvelle dette technique pour les équipes futures.</w:t>
      </w:r>
      <w:r>
        <w:rPr>
          <w:rFonts w:eastAsia="Times New Roman" w:cstheme="minorHAnsi"/>
          <w:lang w:eastAsia="fr-FR"/>
        </w:rPr>
      </w:r>
    </w:p>
    <w:p w14:paraId="096A00F3" w14:textId="77777777">
      <w:pPr>
        <w:pBdr/>
        <w:spacing w:after="100" w:afterAutospacing="1" w:before="100" w:beforeAutospacing="1" w:line="360" w:lineRule="auto"/>
        <w:ind/>
        <w:rPr>
          <w:rFonts w:eastAsia="Times New Roman" w:cstheme="minorHAnsi"/>
          <w:lang w:eastAsia="fr-FR"/>
        </w:rPr>
      </w:pPr>
      <w:r>
        <w:rPr>
          <w:rFonts w:eastAsia="Times New Roman" w:cstheme="minorHAnsi"/>
          <w:lang w:eastAsia="fr-FR"/>
        </w:rPr>
      </w:r>
      <w:r>
        <w:rPr>
          <w:rFonts w:eastAsia="Times New Roman" w:cstheme="minorHAnsi"/>
          <w:lang w:eastAsia="fr-FR"/>
        </w:rPr>
      </w:r>
    </w:p>
    <w:p w14:paraId="42B32C4A" w14:textId="77777777">
      <w:pPr>
        <w:pBdr/>
        <w:spacing w:after="100" w:afterAutospacing="1" w:before="100" w:beforeAutospacing="1" w:line="360" w:lineRule="auto"/>
        <w:ind/>
        <w:rPr>
          <w:rFonts w:eastAsia="Times New Roman" w:cstheme="minorHAnsi"/>
          <w:lang w:eastAsia="fr-FR"/>
        </w:rPr>
      </w:pPr>
      <w:r>
        <w:rPr>
          <w:rFonts w:eastAsia="Times New Roman" w:cstheme="minorHAnsi"/>
          <w:lang w:eastAsia="fr-FR"/>
        </w:rPr>
      </w:r>
      <w:r>
        <w:rPr>
          <w:rFonts w:eastAsia="Times New Roman" w:cstheme="minorHAnsi"/>
          <w:lang w:eastAsia="fr-FR"/>
        </w:rPr>
      </w:r>
    </w:p>
    <w:p w14:paraId="6EB6EDB2" w14:textId="77777777">
      <w:pPr>
        <w:pBdr/>
        <w:spacing w:after="100" w:afterAutospacing="1" w:before="100" w:beforeAutospacing="1" w:line="360" w:lineRule="auto"/>
        <w:ind/>
        <w:rPr>
          <w:rFonts w:eastAsia="Times New Roman" w:cstheme="minorHAnsi"/>
          <w:lang w:eastAsia="fr-FR"/>
        </w:rPr>
      </w:pPr>
      <w:r>
        <w:rPr>
          <w:rFonts w:eastAsia="Times New Roman" w:cstheme="minorHAnsi"/>
          <w:lang w:eastAsia="fr-FR"/>
        </w:rPr>
      </w:r>
      <w:r>
        <w:rPr>
          <w:rFonts w:eastAsia="Times New Roman" w:cstheme="minorHAnsi"/>
          <w:lang w:eastAsia="fr-FR"/>
        </w:rPr>
      </w:r>
    </w:p>
    <w:p w14:paraId="7AC9A532" w14:textId="77777777">
      <w:pPr>
        <w:pBdr/>
        <w:spacing w:after="100" w:afterAutospacing="1" w:before="100" w:beforeAutospacing="1" w:line="360" w:lineRule="auto"/>
        <w:ind/>
        <w:rPr>
          <w:rFonts w:eastAsia="Times New Roman" w:cstheme="minorHAnsi"/>
          <w:lang w:eastAsia="fr-FR"/>
        </w:rPr>
      </w:pPr>
      <w:r>
        <w:rPr>
          <w:rFonts w:eastAsia="Times New Roman" w:cstheme="minorHAnsi"/>
          <w:lang w:eastAsia="fr-FR"/>
        </w:rPr>
      </w:r>
      <w:r>
        <w:rPr>
          <w:rFonts w:eastAsia="Times New Roman" w:cstheme="minorHAnsi"/>
          <w:lang w:eastAsia="fr-FR"/>
        </w:rPr>
      </w:r>
    </w:p>
    <w:p w14:paraId="24D35FC9" w14:textId="77777777">
      <w:pPr>
        <w:pBdr/>
        <w:spacing w:after="100" w:afterAutospacing="1" w:before="100" w:beforeAutospacing="1" w:line="360" w:lineRule="auto"/>
        <w:ind/>
        <w:rPr>
          <w:rFonts w:eastAsia="Times New Roman" w:cstheme="minorHAnsi"/>
          <w:lang w:eastAsia="fr-FR"/>
        </w:rPr>
      </w:pPr>
      <w:r>
        <w:rPr>
          <w:rFonts w:eastAsia="Times New Roman" w:cstheme="minorHAnsi"/>
          <w:lang w:eastAsia="fr-FR"/>
        </w:rPr>
      </w:r>
      <w:r>
        <w:rPr>
          <w:rFonts w:eastAsia="Times New Roman" w:cstheme="minorHAnsi"/>
          <w:lang w:eastAsia="fr-FR"/>
        </w:rPr>
      </w:r>
    </w:p>
    <w:p w14:paraId="5C0E55CB" w14:textId="77777777">
      <w:pPr>
        <w:pStyle w:val="818"/>
        <w:pBdr/>
        <w:spacing/>
        <w:ind/>
        <w:jc w:val="center"/>
        <w:rPr/>
      </w:pPr>
      <w:r/>
      <w:bookmarkStart w:id="209" w:name="_Toc235604960"/>
      <w:r/>
      <w:bookmarkStart w:id="210" w:name="_Toc236046795"/>
      <w:r>
        <w:t xml:space="preserve">Professionnel du droit :</w:t>
      </w:r>
      <w:bookmarkEnd w:id="209"/>
      <w:r/>
      <w:bookmarkEnd w:id="210"/>
      <w:r/>
      <w:r/>
    </w:p>
    <w:p w14:paraId="2CFE3A4B" w14:textId="77777777">
      <w:pPr>
        <w:pBdr/>
        <w:spacing w:line="360" w:lineRule="auto"/>
        <w:ind/>
        <w:jc w:val="left"/>
        <w:rPr/>
      </w:pPr>
      <w:r>
        <w:t xml:space="preserve">Clémence </w:t>
      </w:r>
      <w:r/>
    </w:p>
    <w:p w14:paraId="300F1827" w14:textId="77777777">
      <w:pPr>
        <w:pBdr/>
        <w:spacing w:line="360" w:lineRule="auto"/>
        <w:ind/>
        <w:jc w:val="left"/>
        <w:rPr/>
      </w:pPr>
      <w:r>
        <w:t xml:space="preserve">Age : 35 ans</w:t>
      </w:r>
      <w:r/>
    </w:p>
    <w:p w14:paraId="4E1E5FE4" w14:textId="77777777">
      <w:pPr>
        <w:pBdr/>
        <w:spacing w:line="360" w:lineRule="auto"/>
        <w:ind/>
        <w:jc w:val="left"/>
        <w:rPr/>
      </w:pPr>
      <w:r>
        <w:t xml:space="preserve">Métier : Professionnel du droit</w:t>
      </w:r>
      <w:r/>
    </w:p>
    <w:p w14:paraId="7E5191DB" w14:textId="77777777">
      <w:pPr>
        <w:pBdr/>
        <w:spacing w:line="360" w:lineRule="auto"/>
        <w:ind/>
        <w:jc w:val="center"/>
        <w:rPr/>
      </w:pPr>
      <w:r>
        <w:t xml:space="preserve">Le juriste</w:t>
      </w:r>
      <w:r/>
    </w:p>
    <w:p w14:paraId="1A556B35" w14:textId="77777777">
      <w:pPr>
        <w:pBdr/>
        <w:spacing w:line="360" w:lineRule="auto"/>
        <w:ind/>
        <w:jc w:val="left"/>
        <w:rPr/>
      </w:pPr>
      <w:r>
        <w:t xml:space="preserve">Source :</w:t>
      </w:r>
      <w:r/>
    </w:p>
    <w:p w14:paraId="59FE926A" w14:textId="77777777">
      <w:pPr>
        <w:pStyle w:val="836"/>
        <w:numPr>
          <w:ilvl w:val="0"/>
          <w:numId w:val="8"/>
        </w:numPr>
        <w:pBdr/>
        <w:spacing w:line="360" w:lineRule="auto"/>
        <w:ind/>
        <w:rPr>
          <w:rFonts w:ascii="Trebuchet MS" w:hAnsi="Trebuchet MS"/>
        </w:rPr>
      </w:pPr>
      <w:r>
        <w:rPr>
          <w:rFonts w:ascii="Trebuchet MS" w:hAnsi="Trebuchet MS"/>
        </w:rPr>
        <w:t xml:space="preserve">Résultat de l’enquête de terrain sur </w:t>
      </w:r>
      <w:r>
        <w:rPr>
          <w:rFonts w:ascii="Trebuchet MS" w:hAnsi="Trebuchet MS"/>
        </w:rPr>
        <w:t xml:space="preserve">LimeSurvey</w:t>
      </w:r>
      <w:r>
        <w:rPr>
          <w:rFonts w:ascii="Trebuchet MS" w:hAnsi="Trebuchet MS"/>
        </w:rPr>
      </w:r>
    </w:p>
    <w:p w14:paraId="1643D543" w14:textId="77777777">
      <w:pPr>
        <w:pBdr/>
        <w:spacing w:line="360" w:lineRule="auto"/>
        <w:ind/>
        <w:jc w:val="left"/>
        <w:rPr/>
      </w:pPr>
      <w:r>
        <w:t xml:space="preserve">Tendance d’utilisation de la bibliothèque numérique :</w:t>
      </w:r>
      <w:r/>
    </w:p>
    <w:p w14:paraId="43591C45" w14:textId="77777777">
      <w:pPr>
        <w:pStyle w:val="836"/>
        <w:numPr>
          <w:ilvl w:val="0"/>
          <w:numId w:val="8"/>
        </w:numPr>
        <w:pBdr/>
        <w:spacing w:line="360" w:lineRule="auto"/>
        <w:ind/>
        <w:rPr>
          <w:rFonts w:ascii="Trebuchet MS" w:hAnsi="Trebuchet MS"/>
        </w:rPr>
      </w:pPr>
      <w:r>
        <w:rPr>
          <w:rFonts w:ascii="Trebuchet MS" w:hAnsi="Trebuchet MS"/>
        </w:rPr>
        <w:t xml:space="preserve">Il accède généralement à la bibliothèque numérique grâce à une recherche dans le catalogue de la bibliothèque, par le site de la bibliothèque ou bien au cours d’une recherche sur Internet.</w:t>
      </w:r>
      <w:r>
        <w:rPr>
          <w:rFonts w:ascii="Trebuchet MS" w:hAnsi="Trebuchet MS"/>
        </w:rPr>
      </w:r>
    </w:p>
    <w:p w14:paraId="4C9E4DFF" w14:textId="77777777">
      <w:pPr>
        <w:pStyle w:val="836"/>
        <w:numPr>
          <w:ilvl w:val="0"/>
          <w:numId w:val="8"/>
        </w:numPr>
        <w:pBdr/>
        <w:spacing w:line="360" w:lineRule="auto"/>
        <w:ind/>
        <w:rPr>
          <w:rFonts w:ascii="Trebuchet MS" w:hAnsi="Trebuchet MS"/>
        </w:rPr>
      </w:pPr>
      <w:r>
        <w:rPr>
          <w:rFonts w:ascii="Trebuchet MS" w:hAnsi="Trebuchet MS"/>
        </w:rPr>
        <w:t xml:space="preserve">Ils ont tendance à consulter la visionneuse JPEG, le PDF, la recherche simple et avancée ainsi que la table des matières et par moment les collections présentes dans la page d’accueil.</w:t>
      </w:r>
      <w:r>
        <w:rPr>
          <w:rFonts w:ascii="Trebuchet MS" w:hAnsi="Trebuchet MS"/>
        </w:rPr>
      </w:r>
    </w:p>
    <w:p w14:paraId="7022FBB0" w14:textId="77777777">
      <w:pPr>
        <w:pBdr/>
        <w:spacing w:line="360" w:lineRule="auto"/>
        <w:ind/>
        <w:jc w:val="left"/>
        <w:rPr/>
      </w:pPr>
      <w:r>
        <w:t xml:space="preserve">Besoins pour Codex :</w:t>
      </w:r>
      <w:r/>
    </w:p>
    <w:p w14:paraId="091E76CB" w14:textId="77777777">
      <w:pPr>
        <w:pStyle w:val="836"/>
        <w:numPr>
          <w:ilvl w:val="0"/>
          <w:numId w:val="8"/>
        </w:numPr>
        <w:pBdr/>
        <w:spacing w:line="360" w:lineRule="auto"/>
        <w:ind/>
        <w:rPr>
          <w:rFonts w:ascii="Trebuchet MS" w:hAnsi="Trebuchet MS"/>
        </w:rPr>
      </w:pPr>
      <w:r>
        <w:rPr>
          <w:rFonts w:ascii="Trebuchet MS" w:hAnsi="Trebuchet MS"/>
        </w:rPr>
        <w:t xml:space="preserve">Une visionneuse IIIF (zoom profond, visualisation aisé de documents en haute résolution, comparaison entre images, recherche plein texte...)</w:t>
      </w:r>
      <w:r>
        <w:rPr>
          <w:rFonts w:ascii="Trebuchet MS" w:hAnsi="Trebuchet MS"/>
        </w:rPr>
      </w:r>
    </w:p>
    <w:p w14:paraId="70BFF3EE" w14:textId="77777777">
      <w:pPr>
        <w:pStyle w:val="836"/>
        <w:numPr>
          <w:ilvl w:val="0"/>
          <w:numId w:val="8"/>
        </w:numPr>
        <w:pBdr/>
        <w:spacing w:line="360" w:lineRule="auto"/>
        <w:ind/>
        <w:rPr>
          <w:rFonts w:ascii="Trebuchet MS" w:hAnsi="Trebuchet MS"/>
        </w:rPr>
      </w:pPr>
      <w:r>
        <w:rPr>
          <w:rFonts w:ascii="Trebuchet MS" w:hAnsi="Trebuchet MS"/>
        </w:rPr>
        <w:t xml:space="preserve">Reconnaissance automatique de texte (tous les documents ou une catégorie)</w:t>
      </w:r>
      <w:r>
        <w:rPr>
          <w:rFonts w:ascii="Trebuchet MS" w:hAnsi="Trebuchet MS"/>
        </w:rPr>
      </w:r>
    </w:p>
    <w:p w14:paraId="0EFDD56B" w14:textId="77777777">
      <w:pPr>
        <w:pStyle w:val="836"/>
        <w:numPr>
          <w:ilvl w:val="0"/>
          <w:numId w:val="8"/>
        </w:numPr>
        <w:pBdr/>
        <w:spacing w:line="360" w:lineRule="auto"/>
        <w:ind/>
        <w:rPr>
          <w:rFonts w:ascii="Trebuchet MS" w:hAnsi="Trebuchet MS"/>
        </w:rPr>
      </w:pPr>
      <w:r>
        <w:rPr>
          <w:rFonts w:ascii="Trebuchet MS" w:hAnsi="Trebuchet MS"/>
        </w:rPr>
        <w:t xml:space="preserve">Exporter des références bibliographiques pouvoir soit les copier-coller soit les mettre dans un logiciel bibliographique comme </w:t>
      </w:r>
      <w:r>
        <w:rPr>
          <w:rFonts w:ascii="Trebuchet MS" w:hAnsi="Trebuchet MS"/>
        </w:rPr>
        <w:t xml:space="preserve">Zotero</w:t>
      </w:r>
      <w:r>
        <w:rPr>
          <w:rFonts w:ascii="Trebuchet MS" w:hAnsi="Trebuchet MS"/>
        </w:rPr>
        <w:t xml:space="preserve">, </w:t>
      </w:r>
      <w:r>
        <w:rPr>
          <w:rFonts w:ascii="Trebuchet MS" w:hAnsi="Trebuchet MS"/>
        </w:rPr>
        <w:t xml:space="preserve">EndNote</w:t>
      </w:r>
      <w:r>
        <w:rPr>
          <w:rFonts w:ascii="Trebuchet MS" w:hAnsi="Trebuchet MS"/>
        </w:rPr>
        <w:t xml:space="preserve">...</w:t>
      </w:r>
      <w:r>
        <w:rPr>
          <w:rFonts w:ascii="Trebuchet MS" w:hAnsi="Trebuchet MS"/>
        </w:rPr>
      </w:r>
    </w:p>
    <w:p w14:paraId="3AF12956" w14:textId="77777777">
      <w:pPr>
        <w:pStyle w:val="836"/>
        <w:numPr>
          <w:ilvl w:val="0"/>
          <w:numId w:val="8"/>
        </w:numPr>
        <w:pBdr/>
        <w:spacing w:line="360" w:lineRule="auto"/>
        <w:ind/>
        <w:rPr>
          <w:rFonts w:ascii="Trebuchet MS" w:hAnsi="Trebuchet MS"/>
        </w:rPr>
      </w:pPr>
      <w:r>
        <w:rPr>
          <w:rFonts w:ascii="Trebuchet MS" w:hAnsi="Trebuchet MS"/>
        </w:rPr>
        <w:t xml:space="preserve">Rebondir sur une référence dans d'autres bibliothèques numériques ou catalogue (SUDOC, CALAMES, GALLICA...)</w:t>
      </w:r>
      <w:r>
        <w:rPr>
          <w:rFonts w:ascii="Trebuchet MS" w:hAnsi="Trebuchet MS"/>
        </w:rPr>
      </w:r>
    </w:p>
    <w:p w14:paraId="50CB9C50" w14:textId="77777777">
      <w:pPr>
        <w:pStyle w:val="836"/>
        <w:numPr>
          <w:ilvl w:val="0"/>
          <w:numId w:val="8"/>
        </w:numPr>
        <w:pBdr/>
        <w:spacing w:line="360" w:lineRule="auto"/>
        <w:ind/>
        <w:rPr>
          <w:rFonts w:ascii="Trebuchet MS" w:hAnsi="Trebuchet MS"/>
        </w:rPr>
      </w:pPr>
      <w:r>
        <w:rPr>
          <w:rFonts w:ascii="Trebuchet MS" w:hAnsi="Trebuchet MS"/>
        </w:rPr>
        <w:t xml:space="preserve">Avoir le choix entre plusieurs formats (PDF, TXT...)</w:t>
      </w:r>
      <w:r>
        <w:rPr>
          <w:rFonts w:ascii="Trebuchet MS" w:hAnsi="Trebuchet MS"/>
        </w:rPr>
      </w:r>
    </w:p>
    <w:p w14:paraId="2E387B43" w14:textId="77777777">
      <w:pPr>
        <w:pStyle w:val="836"/>
        <w:numPr>
          <w:ilvl w:val="0"/>
          <w:numId w:val="8"/>
        </w:numPr>
        <w:pBdr/>
        <w:spacing w:line="360" w:lineRule="auto"/>
        <w:ind/>
        <w:rPr>
          <w:rFonts w:ascii="Trebuchet MS" w:hAnsi="Trebuchet MS"/>
        </w:rPr>
      </w:pPr>
      <w:r>
        <w:rPr>
          <w:rFonts w:ascii="Trebuchet MS" w:hAnsi="Trebuchet MS"/>
        </w:rPr>
        <w:t xml:space="preserve">Disposer d'un compte personnel (enregistrement des recherches, mémoriser des documents dans une liste de lecture...).</w:t>
      </w:r>
      <w:r>
        <w:rPr>
          <w:rFonts w:ascii="Trebuchet MS" w:hAnsi="Trebuchet MS"/>
        </w:rPr>
      </w:r>
    </w:p>
    <w:p w14:paraId="47DD76C8" w14:textId="77777777">
      <w:pPr>
        <w:pStyle w:val="836"/>
        <w:numPr>
          <w:ilvl w:val="0"/>
          <w:numId w:val="8"/>
        </w:numPr>
        <w:pBdr/>
        <w:spacing w:line="360" w:lineRule="auto"/>
        <w:ind/>
        <w:rPr>
          <w:rFonts w:ascii="Trebuchet MS" w:hAnsi="Trebuchet MS"/>
        </w:rPr>
      </w:pPr>
      <w:r>
        <w:rPr>
          <w:rFonts w:ascii="Trebuchet MS" w:hAnsi="Trebuchet MS"/>
        </w:rPr>
        <w:t xml:space="preserve">Demande à numériser les ouvrages anciens qu’on peut certes emprunter, mais s’effritent e sur lesquels certains surlignent ou écrivent de façon scandaleuse en toute impunité.</w:t>
      </w:r>
      <w:r>
        <w:rPr>
          <w:rFonts w:ascii="Trebuchet MS" w:hAnsi="Trebuchet MS"/>
        </w:rPr>
      </w:r>
    </w:p>
    <w:p w14:paraId="1622AE66" w14:textId="77777777">
      <w:pPr>
        <w:pBdr/>
        <w:spacing w:line="360" w:lineRule="auto"/>
        <w:ind/>
        <w:jc w:val="left"/>
        <w:rPr/>
      </w:pPr>
      <w:r>
        <w:t xml:space="preserve">Frustrations :</w:t>
      </w:r>
      <w:r/>
    </w:p>
    <w:p w14:paraId="4B894D6E" w14:textId="77777777">
      <w:pPr>
        <w:pStyle w:val="836"/>
        <w:numPr>
          <w:ilvl w:val="0"/>
          <w:numId w:val="8"/>
        </w:numPr>
        <w:pBdr/>
        <w:spacing w:line="360" w:lineRule="auto"/>
        <w:ind/>
        <w:rPr>
          <w:rFonts w:ascii="Trebuchet MS" w:hAnsi="Trebuchet MS"/>
        </w:rPr>
      </w:pPr>
      <w:r>
        <w:rPr>
          <w:rFonts w:ascii="Trebuchet MS" w:hAnsi="Trebuchet MS"/>
        </w:rPr>
        <w:t xml:space="preserve">Dans l’ensemble, ils ne sont pas du tout satisfa</w:t>
      </w:r>
      <w:r>
        <w:rPr>
          <w:rFonts w:ascii="Trebuchet MS" w:hAnsi="Trebuchet MS"/>
        </w:rPr>
        <w:t xml:space="preserve">its par la bibliothèque numérique actuellement notamment en ce qui concerne l’organisation des contenus et la navigation à l’intérieur de celle-ci, de la facilité avec laquelle on trouve le document souhaité et la clarté des informations qui les décrivent.</w:t>
      </w:r>
      <w:r>
        <w:rPr>
          <w:rFonts w:ascii="Trebuchet MS" w:hAnsi="Trebuchet MS"/>
        </w:rPr>
      </w:r>
    </w:p>
    <w:p w14:paraId="6D6C4EA6" w14:textId="77777777">
      <w:pPr>
        <w:pStyle w:val="836"/>
        <w:numPr>
          <w:ilvl w:val="0"/>
          <w:numId w:val="8"/>
        </w:numPr>
        <w:pBdr/>
        <w:spacing w:line="360" w:lineRule="auto"/>
        <w:ind/>
        <w:rPr>
          <w:rFonts w:ascii="Trebuchet MS" w:hAnsi="Trebuchet MS"/>
        </w:rPr>
      </w:pPr>
      <w:r>
        <w:rPr>
          <w:rFonts w:ascii="Trebuchet MS" w:hAnsi="Trebuchet MS"/>
        </w:rPr>
        <w:t xml:space="preserve">Ils semblent plutôt satisfaits en ce qui concerne les modalités de consultation et le design et la lisibilité.</w:t>
      </w:r>
      <w:r>
        <w:rPr>
          <w:rFonts w:ascii="Trebuchet MS" w:hAnsi="Trebuchet MS"/>
        </w:rPr>
      </w:r>
    </w:p>
    <w:p w14:paraId="6F122067" w14:textId="77777777">
      <w:pPr>
        <w:pBdr/>
        <w:spacing w:line="360" w:lineRule="auto"/>
        <w:ind/>
        <w:rPr/>
      </w:pPr>
      <w:r/>
      <w:r/>
    </w:p>
    <w:p w14:paraId="2571F10D" w14:textId="77777777">
      <w:pPr>
        <w:pBdr/>
        <w:spacing w:line="360" w:lineRule="auto"/>
        <w:ind/>
        <w:rPr/>
      </w:pPr>
      <w:r/>
      <w:r/>
    </w:p>
    <w:p w14:paraId="1F394D47" w14:textId="77777777">
      <w:pPr>
        <w:pBdr/>
        <w:spacing w:line="360" w:lineRule="auto"/>
        <w:ind/>
        <w:rPr/>
      </w:pPr>
      <w:r/>
      <w:r/>
    </w:p>
    <w:p w14:paraId="74565031" w14:textId="77777777">
      <w:pPr>
        <w:pBdr/>
        <w:spacing w:line="360" w:lineRule="auto"/>
        <w:ind/>
        <w:rPr/>
      </w:pPr>
      <w:r/>
      <w:r/>
    </w:p>
    <w:p w14:paraId="2E4F58DE" w14:textId="77777777">
      <w:pPr>
        <w:pBdr/>
        <w:spacing w:line="360" w:lineRule="auto"/>
        <w:ind/>
        <w:rPr/>
      </w:pPr>
      <w:r/>
      <w:r/>
    </w:p>
    <w:p w14:paraId="35111A3C" w14:textId="77777777">
      <w:pPr>
        <w:pBdr/>
        <w:spacing w:line="360" w:lineRule="auto"/>
        <w:ind/>
        <w:rPr/>
      </w:pPr>
      <w:r/>
      <w:r/>
    </w:p>
    <w:p w14:paraId="6C28449D" w14:textId="77777777">
      <w:pPr>
        <w:pBdr/>
        <w:spacing w:line="360" w:lineRule="auto"/>
        <w:ind/>
        <w:rPr/>
      </w:pPr>
      <w:r/>
      <w:r/>
    </w:p>
    <w:p w14:paraId="5FDD2C8D" w14:textId="77777777">
      <w:pPr>
        <w:pBdr/>
        <w:spacing w:line="360" w:lineRule="auto"/>
        <w:ind/>
        <w:rPr/>
      </w:pPr>
      <w:r/>
      <w:r/>
    </w:p>
    <w:p w14:paraId="4302FE41" w14:textId="77777777">
      <w:pPr>
        <w:pBdr/>
        <w:spacing w:line="360" w:lineRule="auto"/>
        <w:ind/>
        <w:rPr/>
      </w:pPr>
      <w:r/>
      <w:r/>
    </w:p>
    <w:p w14:paraId="64E0E611" w14:textId="77777777">
      <w:pPr>
        <w:pBdr/>
        <w:spacing w:line="360" w:lineRule="auto"/>
        <w:ind/>
        <w:rPr/>
      </w:pPr>
      <w:r/>
      <w:r/>
    </w:p>
    <w:p w14:paraId="22E70DF1" w14:textId="77777777">
      <w:pPr>
        <w:pBdr/>
        <w:spacing w:line="360" w:lineRule="auto"/>
        <w:ind/>
        <w:rPr/>
      </w:pPr>
      <w:r/>
      <w:r/>
    </w:p>
    <w:p w14:paraId="150EA262" w14:textId="77777777">
      <w:pPr>
        <w:pBdr/>
        <w:spacing w:line="360" w:lineRule="auto"/>
        <w:ind/>
        <w:rPr/>
      </w:pPr>
      <w:r/>
      <w:r/>
    </w:p>
    <w:p w14:paraId="6D78362E" w14:textId="77777777">
      <w:pPr>
        <w:pBdr/>
        <w:spacing w:line="360" w:lineRule="auto"/>
        <w:ind/>
        <w:rPr/>
      </w:pPr>
      <w:r/>
      <w:r/>
    </w:p>
    <w:p w14:paraId="37C385D6" w14:textId="77777777">
      <w:pPr>
        <w:pBdr/>
        <w:spacing w:line="360" w:lineRule="auto"/>
        <w:ind/>
        <w:rPr/>
      </w:pPr>
      <w:r/>
      <w:r/>
    </w:p>
    <w:p w14:paraId="62F237C9" w14:textId="77777777">
      <w:pPr>
        <w:pBdr/>
        <w:spacing w:line="360" w:lineRule="auto"/>
        <w:ind/>
        <w:rPr/>
      </w:pPr>
      <w:r/>
      <w:r/>
    </w:p>
    <w:p w14:paraId="0152FA15" w14:textId="77777777">
      <w:pPr>
        <w:pBdr/>
        <w:spacing w:line="360" w:lineRule="auto"/>
        <w:ind/>
        <w:rPr/>
      </w:pPr>
      <w:r/>
      <w:r/>
    </w:p>
    <w:p w14:paraId="6750A5DC" w14:textId="77777777">
      <w:pPr>
        <w:pBdr/>
        <w:spacing w:line="360" w:lineRule="auto"/>
        <w:ind/>
        <w:rPr/>
      </w:pPr>
      <w:r/>
      <w:r/>
    </w:p>
    <w:p w14:paraId="1BF7C589" w14:textId="77777777">
      <w:pPr>
        <w:pBdr/>
        <w:spacing w:line="360" w:lineRule="auto"/>
        <w:ind/>
        <w:rPr/>
      </w:pPr>
      <w:r/>
      <w:r/>
    </w:p>
    <w:p w14:paraId="0B61EB32" w14:textId="77777777">
      <w:pPr>
        <w:pBdr/>
        <w:spacing w:line="360" w:lineRule="auto"/>
        <w:ind/>
        <w:rPr/>
      </w:pPr>
      <w:r/>
      <w:r/>
    </w:p>
    <w:p w14:paraId="46888926" w14:textId="77777777">
      <w:pPr>
        <w:pBdr/>
        <w:spacing w:line="360" w:lineRule="auto"/>
        <w:ind/>
        <w:rPr/>
      </w:pPr>
      <w:r/>
      <w:r/>
    </w:p>
    <w:p w14:paraId="7F02422E" w14:textId="77777777">
      <w:pPr>
        <w:pBdr/>
        <w:spacing w:line="360" w:lineRule="auto"/>
        <w:ind/>
        <w:rPr/>
      </w:pPr>
      <w:r/>
      <w:r/>
    </w:p>
    <w:p w14:paraId="14B1D493" w14:textId="77777777">
      <w:pPr>
        <w:pBdr/>
        <w:spacing w:line="360" w:lineRule="auto"/>
        <w:ind/>
        <w:rPr/>
      </w:pPr>
      <w:r/>
      <w:r/>
    </w:p>
    <w:p w14:paraId="0534DA9B" w14:textId="77777777">
      <w:pPr>
        <w:pBdr/>
        <w:spacing w:line="360" w:lineRule="auto"/>
        <w:ind/>
        <w:rPr/>
      </w:pPr>
      <w:r/>
      <w:r/>
    </w:p>
    <w:p w14:paraId="57B31F8F" w14:textId="77777777">
      <w:pPr>
        <w:pBdr/>
        <w:spacing w:line="360" w:lineRule="auto"/>
        <w:ind/>
        <w:rPr/>
      </w:pPr>
      <w:r/>
      <w:r/>
    </w:p>
    <w:p w14:paraId="0DCE9415" w14:textId="77777777">
      <w:pPr>
        <w:pStyle w:val="818"/>
        <w:pBdr/>
        <w:spacing/>
        <w:ind/>
        <w:jc w:val="center"/>
        <w:rPr/>
      </w:pPr>
      <w:r/>
      <w:bookmarkStart w:id="211" w:name="_Toc235604961"/>
      <w:r/>
      <w:bookmarkStart w:id="212" w:name="_Toc236046796"/>
      <w:r>
        <w:t xml:space="preserve">Responsable de la bibliothèque numérique :</w:t>
      </w:r>
      <w:bookmarkEnd w:id="211"/>
      <w:r/>
      <w:bookmarkEnd w:id="212"/>
      <w:r/>
      <w:r/>
    </w:p>
    <w:p w14:paraId="4913A905" w14:textId="77777777">
      <w:pPr>
        <w:pBdr/>
        <w:spacing/>
        <w:ind/>
        <w:rPr>
          <w:sz w:val="24"/>
        </w:rPr>
      </w:pPr>
      <w:r>
        <w:rPr>
          <w:sz w:val="24"/>
        </w:rPr>
      </w:r>
      <w:r>
        <w:rPr>
          <w:sz w:val="24"/>
        </w:rPr>
      </w:r>
    </w:p>
    <w:p w14:paraId="1247F1EC" w14:textId="77777777">
      <w:pPr>
        <w:pBdr/>
        <w:spacing w:line="360" w:lineRule="auto"/>
        <w:ind/>
        <w:rPr/>
      </w:pPr>
      <w:r>
        <w:t xml:space="preserve">Esméralda</w:t>
      </w:r>
      <w:r/>
    </w:p>
    <w:p w14:paraId="6D189AB0" w14:textId="77777777">
      <w:pPr>
        <w:pBdr/>
        <w:spacing w:line="360" w:lineRule="auto"/>
        <w:ind/>
        <w:rPr/>
      </w:pPr>
      <w:r>
        <w:t xml:space="preserve">Age :  50 ans</w:t>
      </w:r>
      <w:r/>
    </w:p>
    <w:p w14:paraId="63F3355E" w14:textId="77777777">
      <w:pPr>
        <w:pBdr/>
        <w:spacing w:line="360" w:lineRule="auto"/>
        <w:ind/>
        <w:rPr/>
      </w:pPr>
      <w:r>
        <w:t xml:space="preserve">Métier : responsable du patrimoine et de la numérisation</w:t>
      </w:r>
      <w:r/>
    </w:p>
    <w:p w14:paraId="0453327D" w14:textId="77777777">
      <w:pPr>
        <w:pBdr/>
        <w:spacing w:line="360" w:lineRule="auto"/>
        <w:ind/>
        <w:jc w:val="center"/>
        <w:rPr/>
      </w:pPr>
      <w:r>
        <w:t xml:space="preserve">Responsable de la bibliothèque numérique</w:t>
      </w:r>
      <w:r/>
    </w:p>
    <w:p w14:paraId="06C4A900" w14:textId="77777777">
      <w:pPr>
        <w:pBdr/>
        <w:spacing w:line="360" w:lineRule="auto"/>
        <w:ind/>
        <w:rPr/>
      </w:pPr>
      <w:r>
        <w:t xml:space="preserve">Motivations principales :</w:t>
      </w:r>
      <w:r/>
    </w:p>
    <w:p w14:paraId="41941255" w14:textId="77777777">
      <w:pPr>
        <w:pStyle w:val="836"/>
        <w:numPr>
          <w:ilvl w:val="0"/>
          <w:numId w:val="13"/>
        </w:numPr>
        <w:pBdr/>
        <w:spacing w:line="360" w:lineRule="auto"/>
        <w:ind/>
        <w:jc w:val="both"/>
        <w:rPr>
          <w:rFonts w:ascii="Trebuchet MS" w:hAnsi="Trebuchet MS"/>
        </w:rPr>
      </w:pPr>
      <w:r>
        <w:rPr>
          <w:rFonts w:ascii="Trebuchet MS" w:hAnsi="Trebuchet MS"/>
        </w:rPr>
        <w:t xml:space="preserve">Elargir l</w:t>
      </w:r>
      <w:r>
        <w:rPr>
          <w:rFonts w:ascii="Trebuchet MS" w:hAnsi="Trebuchet MS"/>
        </w:rPr>
        <w:t xml:space="preserve">e public, car c’est la volonté de la direction d’avoir une bibliothèque capable d’agréger d’autres contenus provenant d’autres bibliothèques politiques. De plus, ils trouvent que le portail les essentiels du droit n’est pas satisfaisant pour les juristes. </w:t>
      </w:r>
      <w:r>
        <w:rPr>
          <w:rFonts w:ascii="Trebuchet MS" w:hAnsi="Trebuchet MS"/>
        </w:rPr>
      </w:r>
    </w:p>
    <w:p w14:paraId="68901C98" w14:textId="77777777">
      <w:pPr>
        <w:pStyle w:val="836"/>
        <w:numPr>
          <w:ilvl w:val="0"/>
          <w:numId w:val="13"/>
        </w:numPr>
        <w:pBdr/>
        <w:spacing w:line="360" w:lineRule="auto"/>
        <w:ind/>
        <w:jc w:val="both"/>
        <w:rPr>
          <w:rFonts w:ascii="Trebuchet MS" w:hAnsi="Trebuchet MS"/>
        </w:rPr>
      </w:pPr>
      <w:r>
        <w:rPr>
          <w:rFonts w:ascii="Trebuchet MS" w:hAnsi="Trebuchet MS"/>
        </w:rPr>
        <w:t xml:space="preserve">Elle souhaite accueillir d’autres types de documents non plus uniquement des monographies mais également des revues, des thèses, des images…</w:t>
      </w:r>
      <w:r>
        <w:rPr>
          <w:rFonts w:ascii="Trebuchet MS" w:hAnsi="Trebuchet MS"/>
        </w:rPr>
      </w:r>
    </w:p>
    <w:p w14:paraId="7BA5EBA0" w14:textId="77777777">
      <w:pPr>
        <w:pStyle w:val="836"/>
        <w:numPr>
          <w:ilvl w:val="0"/>
          <w:numId w:val="13"/>
        </w:numPr>
        <w:pBdr/>
        <w:spacing w:line="360" w:lineRule="auto"/>
        <w:ind/>
        <w:jc w:val="both"/>
        <w:rPr>
          <w:rFonts w:ascii="Trebuchet MS" w:hAnsi="Trebuchet MS"/>
        </w:rPr>
      </w:pPr>
      <w:r>
        <w:rPr>
          <w:rFonts w:ascii="Trebuchet MS" w:hAnsi="Trebuchet MS"/>
        </w:rPr>
        <w:t xml:space="preserve">Etre interconnectés et interopérable.</w:t>
      </w:r>
      <w:r>
        <w:rPr>
          <w:rFonts w:ascii="Trebuchet MS" w:hAnsi="Trebuchet MS"/>
        </w:rPr>
      </w:r>
    </w:p>
    <w:p w14:paraId="274D555C" w14:textId="77777777">
      <w:pPr>
        <w:pStyle w:val="836"/>
        <w:numPr>
          <w:ilvl w:val="0"/>
          <w:numId w:val="13"/>
        </w:numPr>
        <w:pBdr/>
        <w:spacing w:line="360" w:lineRule="auto"/>
        <w:ind/>
        <w:jc w:val="both"/>
        <w:rPr>
          <w:rFonts w:ascii="Trebuchet MS" w:hAnsi="Trebuchet MS"/>
        </w:rPr>
      </w:pPr>
      <w:r>
        <w:rPr>
          <w:rFonts w:ascii="Trebuchet MS" w:hAnsi="Trebuchet MS"/>
        </w:rPr>
        <w:t xml:space="preserve">Faire connaitre, créer une communauté attachée, qui revienne, participe, fasse connaître en augmentant ainsi la consultation et les propositions de collaboration pour la bibliothèque. </w:t>
      </w:r>
      <w:r>
        <w:rPr>
          <w:rFonts w:ascii="Trebuchet MS" w:hAnsi="Trebuchet MS"/>
        </w:rPr>
      </w:r>
    </w:p>
    <w:p w14:paraId="5CD06431" w14:textId="77777777">
      <w:pPr>
        <w:pBdr/>
        <w:spacing w:line="360" w:lineRule="auto"/>
        <w:ind/>
        <w:rPr/>
      </w:pPr>
      <w:r>
        <w:t xml:space="preserve">Côtés positifs de la bibliothèque numérique :</w:t>
      </w:r>
      <w:r/>
    </w:p>
    <w:p w14:paraId="41A0875D" w14:textId="77777777">
      <w:pPr>
        <w:pStyle w:val="836"/>
        <w:numPr>
          <w:ilvl w:val="0"/>
          <w:numId w:val="13"/>
        </w:numPr>
        <w:pBdr/>
        <w:spacing w:line="360" w:lineRule="auto"/>
        <w:ind/>
        <w:jc w:val="both"/>
        <w:rPr>
          <w:rFonts w:ascii="Trebuchet MS" w:hAnsi="Trebuchet MS"/>
        </w:rPr>
      </w:pPr>
      <w:r>
        <w:rPr>
          <w:rFonts w:ascii="Trebuchet MS" w:hAnsi="Trebuchet MS"/>
        </w:rPr>
        <w:t xml:space="preserve">On voit d’emblée qu’il s’agit d’une bibliothèque numérique de droit grâce à la page d’accueil. Celle-ci respecte la charte graphique, le nom de la bibliothèque Cujas est bien identifiable. </w:t>
      </w:r>
      <w:r>
        <w:rPr>
          <w:rFonts w:ascii="Trebuchet MS" w:hAnsi="Trebuchet MS"/>
        </w:rPr>
      </w:r>
    </w:p>
    <w:p w14:paraId="4675D347" w14:textId="77777777">
      <w:pPr>
        <w:pStyle w:val="836"/>
        <w:numPr>
          <w:ilvl w:val="0"/>
          <w:numId w:val="13"/>
        </w:numPr>
        <w:pBdr/>
        <w:spacing w:line="360" w:lineRule="auto"/>
        <w:ind/>
        <w:jc w:val="both"/>
        <w:rPr>
          <w:rFonts w:ascii="Trebuchet MS" w:hAnsi="Trebuchet MS"/>
        </w:rPr>
      </w:pPr>
      <w:r>
        <w:rPr>
          <w:rFonts w:ascii="Trebuchet MS" w:hAnsi="Trebuchet MS"/>
        </w:rPr>
        <w:t xml:space="preserve">Les cours de droit sont bien identifiés, mais ils sont séparés en deux entités : les Cours de droit et les Cours Carbonnier. </w:t>
      </w:r>
      <w:r>
        <w:rPr>
          <w:rFonts w:ascii="Trebuchet MS" w:hAnsi="Trebuchet MS"/>
        </w:rPr>
      </w:r>
    </w:p>
    <w:p w14:paraId="31371220" w14:textId="77777777">
      <w:pPr>
        <w:pStyle w:val="836"/>
        <w:numPr>
          <w:ilvl w:val="0"/>
          <w:numId w:val="13"/>
        </w:numPr>
        <w:pBdr/>
        <w:spacing w:line="360" w:lineRule="auto"/>
        <w:ind/>
        <w:jc w:val="both"/>
        <w:rPr>
          <w:rFonts w:ascii="Trebuchet MS" w:hAnsi="Trebuchet MS"/>
        </w:rPr>
      </w:pPr>
      <w:r>
        <w:rPr>
          <w:rFonts w:ascii="Trebuchet MS" w:hAnsi="Trebuchet MS"/>
        </w:rPr>
        <w:t xml:space="preserve">La visionneuse JPEG est de bonne permettant de consulter convenablement les ouvrages numérisés.</w:t>
      </w:r>
      <w:r>
        <w:rPr>
          <w:rFonts w:ascii="Trebuchet MS" w:hAnsi="Trebuchet MS"/>
        </w:rPr>
      </w:r>
    </w:p>
    <w:p w14:paraId="28BF2C78" w14:textId="77777777">
      <w:pPr>
        <w:pBdr/>
        <w:spacing w:line="360" w:lineRule="auto"/>
        <w:ind/>
        <w:rPr/>
      </w:pPr>
      <w:r>
        <w:t xml:space="preserve">Amélioration des services :</w:t>
      </w:r>
      <w:r/>
    </w:p>
    <w:p w14:paraId="4919BF13" w14:textId="77777777">
      <w:pPr>
        <w:pStyle w:val="836"/>
        <w:numPr>
          <w:ilvl w:val="0"/>
          <w:numId w:val="13"/>
        </w:numPr>
        <w:pBdr/>
        <w:spacing w:line="360" w:lineRule="auto"/>
        <w:ind/>
        <w:jc w:val="both"/>
        <w:rPr>
          <w:rFonts w:ascii="Trebuchet MS" w:hAnsi="Trebuchet MS"/>
        </w:rPr>
      </w:pPr>
      <w:r>
        <w:rPr>
          <w:rFonts w:ascii="Trebuchet MS" w:hAnsi="Trebuchet MS"/>
        </w:rPr>
        <w:t xml:space="preserve">Rendre le site accessible en permettant de traduire la page au moins en anglais.</w:t>
      </w:r>
      <w:r>
        <w:rPr>
          <w:rFonts w:ascii="Trebuchet MS" w:hAnsi="Trebuchet MS"/>
        </w:rPr>
      </w:r>
    </w:p>
    <w:p w14:paraId="7BC420AD" w14:textId="77777777">
      <w:pPr>
        <w:pStyle w:val="836"/>
        <w:numPr>
          <w:ilvl w:val="0"/>
          <w:numId w:val="13"/>
        </w:numPr>
        <w:pBdr/>
        <w:spacing w:line="360" w:lineRule="auto"/>
        <w:ind/>
        <w:jc w:val="both"/>
        <w:rPr>
          <w:rFonts w:ascii="Trebuchet MS" w:hAnsi="Trebuchet MS"/>
        </w:rPr>
      </w:pPr>
      <w:r>
        <w:rPr>
          <w:rFonts w:ascii="Trebuchet MS" w:hAnsi="Trebuchet MS"/>
        </w:rPr>
        <w:t xml:space="preserve">Adapter le site à des personnes handicapées (respectant les normes, permettant d’améliorer la lisibilité, facilité la lecture, de naviguer sans effort, d’avoir la possibilité aux personnes déficientes visuelles permettant d’utiliser le format Daisy).</w:t>
      </w:r>
      <w:r>
        <w:rPr>
          <w:rFonts w:ascii="Trebuchet MS" w:hAnsi="Trebuchet MS"/>
        </w:rPr>
      </w:r>
    </w:p>
    <w:p w14:paraId="2E2698D1" w14:textId="77777777">
      <w:pPr>
        <w:pStyle w:val="836"/>
        <w:numPr>
          <w:ilvl w:val="0"/>
          <w:numId w:val="13"/>
        </w:numPr>
        <w:pBdr/>
        <w:spacing w:line="360" w:lineRule="auto"/>
        <w:ind/>
        <w:jc w:val="both"/>
        <w:rPr>
          <w:rFonts w:ascii="Trebuchet MS" w:hAnsi="Trebuchet MS"/>
        </w:rPr>
      </w:pPr>
      <w:r>
        <w:rPr>
          <w:rFonts w:ascii="Trebuchet MS" w:hAnsi="Trebuchet MS"/>
        </w:rPr>
        <w:t xml:space="preserve">Dans la bibliothèque numérique, il faudrait que l’on trouve les données des différents types de formats, des espaces de valorisation et </w:t>
      </w:r>
      <w:r>
        <w:rPr>
          <w:rFonts w:ascii="Trebuchet MS" w:hAnsi="Trebuchet MS"/>
        </w:rPr>
        <w:t xml:space="preserve">éditorialisation</w:t>
      </w:r>
      <w:r>
        <w:rPr>
          <w:rFonts w:ascii="Trebuchet MS" w:hAnsi="Trebuchet MS"/>
        </w:rPr>
        <w:t xml:space="preserve">, des outils de recherche ainsi que d’exploitation des données comme un lien </w:t>
      </w:r>
      <w:r>
        <w:rPr>
          <w:rFonts w:ascii="Trebuchet MS" w:hAnsi="Trebuchet MS"/>
        </w:rPr>
        <w:t xml:space="preserve">zotero</w:t>
      </w:r>
      <w:r>
        <w:rPr>
          <w:rFonts w:ascii="Trebuchet MS" w:hAnsi="Trebuchet MS"/>
        </w:rPr>
        <w:t xml:space="preserve">, un compte personnel, également les informations juridiques et de contact ainsi qu’un outil de statistiques pour un usage interne.</w:t>
      </w:r>
      <w:r>
        <w:rPr>
          <w:rFonts w:ascii="Trebuchet MS" w:hAnsi="Trebuchet MS"/>
        </w:rPr>
      </w:r>
    </w:p>
    <w:p w14:paraId="19C14918" w14:textId="77777777">
      <w:pPr>
        <w:pStyle w:val="836"/>
        <w:numPr>
          <w:ilvl w:val="0"/>
          <w:numId w:val="13"/>
        </w:numPr>
        <w:pBdr/>
        <w:spacing w:line="360" w:lineRule="auto"/>
        <w:ind/>
        <w:jc w:val="both"/>
        <w:rPr>
          <w:rFonts w:ascii="Trebuchet MS" w:hAnsi="Trebuchet MS"/>
        </w:rPr>
      </w:pPr>
      <w:r>
        <w:rPr>
          <w:rFonts w:ascii="Trebuchet MS" w:hAnsi="Trebuchet MS"/>
        </w:rPr>
        <w:t xml:space="preserve">Dans cette nouvelle bibliothèque, il est important que les index soient à tous les nouveaux types de documents ajoutés. Les documents doivent pouvoir être consulté par types mais doivent pouvoir également être mélangé. </w:t>
      </w:r>
      <w:r>
        <w:rPr>
          <w:rFonts w:ascii="Trebuchet MS" w:hAnsi="Trebuchet MS"/>
        </w:rPr>
      </w:r>
    </w:p>
    <w:p w14:paraId="271DD5EB" w14:textId="77777777">
      <w:pPr>
        <w:pStyle w:val="836"/>
        <w:numPr>
          <w:ilvl w:val="0"/>
          <w:numId w:val="13"/>
        </w:numPr>
        <w:pBdr/>
        <w:spacing w:line="360" w:lineRule="auto"/>
        <w:ind/>
        <w:jc w:val="both"/>
        <w:rPr>
          <w:rFonts w:ascii="Trebuchet MS" w:hAnsi="Trebuchet MS"/>
        </w:rPr>
      </w:pPr>
      <w:r>
        <w:rPr>
          <w:rFonts w:ascii="Trebuchet MS" w:hAnsi="Trebuchet MS"/>
        </w:rPr>
        <w:t xml:space="preserve">Ce serait bien concernant la valorisation et l’</w:t>
      </w:r>
      <w:r>
        <w:rPr>
          <w:rFonts w:ascii="Trebuchet MS" w:hAnsi="Trebuchet MS"/>
        </w:rPr>
        <w:t xml:space="preserve">éditorialisation</w:t>
      </w:r>
      <w:r>
        <w:rPr>
          <w:rFonts w:ascii="Trebuchet MS" w:hAnsi="Trebuchet MS"/>
        </w:rPr>
        <w:t xml:space="preserve">, de prévoir à plusieurs endroits qui ne soient pas systématiques mais activables au fur et à mesure qu’on les crée. Dans ce sens, il faudrait pouvoir avoir accès au back-office afin de pouvoir faire </w:t>
      </w:r>
      <w:r>
        <w:rPr>
          <w:rFonts w:ascii="Trebuchet MS" w:hAnsi="Trebuchet MS"/>
        </w:rPr>
        <w:t xml:space="preserve">l’</w:t>
      </w:r>
      <w:r>
        <w:rPr>
          <w:rFonts w:ascii="Trebuchet MS" w:hAnsi="Trebuchet MS"/>
        </w:rPr>
        <w:t xml:space="preserve">éditorialisation</w:t>
      </w:r>
      <w:r>
        <w:rPr>
          <w:rFonts w:ascii="Trebuchet MS" w:hAnsi="Trebuchet MS"/>
        </w:rPr>
        <w:t xml:space="preserve"> ou exécuter des changements si jamais, il remarque une erreur, afin de la corriger. </w:t>
      </w:r>
      <w:r>
        <w:rPr>
          <w:rFonts w:ascii="Trebuchet MS" w:hAnsi="Trebuchet MS"/>
        </w:rPr>
      </w:r>
    </w:p>
    <w:p w14:paraId="3EA454B0" w14:textId="77777777">
      <w:pPr>
        <w:pStyle w:val="836"/>
        <w:numPr>
          <w:ilvl w:val="0"/>
          <w:numId w:val="13"/>
        </w:numPr>
        <w:pBdr/>
        <w:spacing w:line="360" w:lineRule="auto"/>
        <w:ind/>
        <w:jc w:val="both"/>
        <w:rPr>
          <w:rFonts w:ascii="Trebuchet MS" w:hAnsi="Trebuchet MS"/>
        </w:rPr>
      </w:pPr>
      <w:r>
        <w:rPr>
          <w:rFonts w:ascii="Trebuchet MS" w:hAnsi="Trebuchet MS"/>
        </w:rPr>
        <w:t xml:space="preserve">Il faudrait également qu’il y est une présentation générale en page d’accueil, ainsi qu’une présentation de chacun des corpus ou des collections avec la possibilité d’intégrer d’autres documents grâce à des ou grâce au protocole IIIF.</w:t>
      </w:r>
      <w:r>
        <w:rPr>
          <w:rFonts w:ascii="Trebuchet MS" w:hAnsi="Trebuchet MS"/>
        </w:rPr>
      </w:r>
    </w:p>
    <w:p w14:paraId="4151C63E" w14:textId="77777777">
      <w:pPr>
        <w:pStyle w:val="836"/>
        <w:numPr>
          <w:ilvl w:val="0"/>
          <w:numId w:val="13"/>
        </w:numPr>
        <w:pBdr/>
        <w:spacing w:line="360" w:lineRule="auto"/>
        <w:ind/>
        <w:jc w:val="both"/>
        <w:rPr>
          <w:rFonts w:ascii="Trebuchet MS" w:hAnsi="Trebuchet MS"/>
        </w:rPr>
      </w:pPr>
      <w:r>
        <w:rPr>
          <w:rFonts w:ascii="Trebuchet MS" w:hAnsi="Trebuchet MS"/>
        </w:rPr>
        <w:t xml:space="preserve">La liste des résultats lorsqu’une recherche est effectuée doit pouvoir être filtrable c’est-à-dire par ordre alphabétique grâce au nom de l’auteur, par date d’édition croissant ou décroissant et éventuellement par titres.</w:t>
      </w:r>
      <w:r>
        <w:rPr>
          <w:rFonts w:ascii="Trebuchet MS" w:hAnsi="Trebuchet MS"/>
        </w:rPr>
      </w:r>
    </w:p>
    <w:p w14:paraId="792F1E59" w14:textId="77777777">
      <w:pPr>
        <w:pStyle w:val="836"/>
        <w:numPr>
          <w:ilvl w:val="0"/>
          <w:numId w:val="13"/>
        </w:numPr>
        <w:pBdr/>
        <w:spacing w:line="360" w:lineRule="auto"/>
        <w:ind/>
        <w:jc w:val="both"/>
        <w:rPr>
          <w:rFonts w:ascii="Trebuchet MS" w:hAnsi="Trebuchet MS"/>
        </w:rPr>
      </w:pPr>
      <w:r>
        <w:rPr>
          <w:rFonts w:ascii="Trebuchet MS" w:hAnsi="Trebuchet MS"/>
        </w:rPr>
        <w:t xml:space="preserve">Il faudrait qu’à chaque fois que cela est possible d’adosser les données bibliographiques complètes à des référentiels et de permettre des rebonds sur les données issues de référentiels (auteur, sujet, format).</w:t>
      </w:r>
      <w:r>
        <w:rPr>
          <w:rFonts w:ascii="Trebuchet MS" w:hAnsi="Trebuchet MS"/>
        </w:rPr>
      </w:r>
    </w:p>
    <w:p w14:paraId="1FAC36C4" w14:textId="77777777">
      <w:pPr>
        <w:pStyle w:val="836"/>
        <w:numPr>
          <w:ilvl w:val="0"/>
          <w:numId w:val="13"/>
        </w:numPr>
        <w:pBdr/>
        <w:spacing w:line="360" w:lineRule="auto"/>
        <w:ind/>
        <w:jc w:val="both"/>
        <w:rPr>
          <w:rFonts w:ascii="Trebuchet MS" w:hAnsi="Trebuchet MS"/>
        </w:rPr>
      </w:pPr>
      <w:r>
        <w:rPr>
          <w:rFonts w:ascii="Trebuchet MS" w:hAnsi="Trebuchet MS"/>
        </w:rPr>
        <w:t xml:space="preserve">Il faudrait pouvoir permettre aux utilisateurs d’avoir le choix au moment du téléchargement du document, soit il décide de le télécharger en entier soit ils prennent uniquement la partie qui les intéressent.</w:t>
      </w:r>
      <w:r>
        <w:rPr>
          <w:rFonts w:ascii="Trebuchet MS" w:hAnsi="Trebuchet MS"/>
        </w:rPr>
      </w:r>
    </w:p>
    <w:p w14:paraId="2CBDCF8D" w14:textId="77777777">
      <w:pPr>
        <w:pStyle w:val="836"/>
        <w:numPr>
          <w:ilvl w:val="0"/>
          <w:numId w:val="13"/>
        </w:numPr>
        <w:pBdr/>
        <w:spacing w:line="360" w:lineRule="auto"/>
        <w:ind/>
        <w:jc w:val="both"/>
        <w:rPr>
          <w:rFonts w:ascii="Trebuchet MS" w:hAnsi="Trebuchet MS"/>
        </w:rPr>
      </w:pPr>
      <w:r>
        <w:rPr>
          <w:rFonts w:ascii="Trebuchet MS" w:hAnsi="Trebuchet MS"/>
        </w:rPr>
        <w:t xml:space="preserve">Il faudrait penser à pouvoir ajouter les réseaux sociaux à l’intérieur. </w:t>
      </w:r>
      <w:r>
        <w:rPr>
          <w:rFonts w:ascii="Trebuchet MS" w:hAnsi="Trebuchet MS"/>
        </w:rPr>
      </w:r>
    </w:p>
    <w:p w14:paraId="08D01F9B" w14:textId="77777777">
      <w:pPr>
        <w:pStyle w:val="836"/>
        <w:numPr>
          <w:ilvl w:val="0"/>
          <w:numId w:val="13"/>
        </w:numPr>
        <w:pBdr/>
        <w:spacing w:line="360" w:lineRule="auto"/>
        <w:ind/>
        <w:jc w:val="both"/>
        <w:rPr>
          <w:rFonts w:ascii="Trebuchet MS" w:hAnsi="Trebuchet MS"/>
        </w:rPr>
      </w:pPr>
      <w:r>
        <w:rPr>
          <w:rFonts w:ascii="Trebuchet MS" w:hAnsi="Trebuchet MS"/>
        </w:rPr>
        <w:t xml:space="preserve">Créer une galerie des grands juristes : choisir des grands auteurs, écrit une présentation sur eux compris entre 5 et 10 000 signes en faisant également le lien avec les œuvres numérisées sur Cujas ou ailleurs. </w:t>
      </w:r>
      <w:r>
        <w:rPr>
          <w:rFonts w:ascii="Trebuchet MS" w:hAnsi="Trebuchet MS"/>
        </w:rPr>
      </w:r>
    </w:p>
    <w:p w14:paraId="33592672" w14:textId="77777777">
      <w:pPr>
        <w:pBdr/>
        <w:spacing w:line="360" w:lineRule="auto"/>
        <w:ind/>
        <w:rPr/>
      </w:pPr>
      <w:r>
        <w:t xml:space="preserve">Frustrations :</w:t>
      </w:r>
      <w:r/>
    </w:p>
    <w:p w14:paraId="7E24B289" w14:textId="77777777">
      <w:pPr>
        <w:pStyle w:val="836"/>
        <w:numPr>
          <w:ilvl w:val="0"/>
          <w:numId w:val="13"/>
        </w:numPr>
        <w:pBdr/>
        <w:spacing w:line="360" w:lineRule="auto"/>
        <w:ind/>
        <w:jc w:val="both"/>
        <w:rPr>
          <w:rFonts w:ascii="Trebuchet MS" w:hAnsi="Trebuchet MS"/>
        </w:rPr>
      </w:pPr>
      <w:r>
        <w:rPr>
          <w:rFonts w:ascii="Trebuchet MS" w:hAnsi="Trebuchet MS"/>
        </w:rPr>
        <w:t xml:space="preserve">Il n’est pas possible de faire de l’</w:t>
      </w:r>
      <w:r>
        <w:rPr>
          <w:rFonts w:ascii="Trebuchet MS" w:hAnsi="Trebuchet MS"/>
        </w:rPr>
        <w:t xml:space="preserve">éditorialisation</w:t>
      </w:r>
      <w:r>
        <w:rPr>
          <w:rFonts w:ascii="Trebuchet MS" w:hAnsi="Trebuchet MS"/>
        </w:rPr>
        <w:t xml:space="preserve"> des collections ce qui participent à l’invisibilité de la bibliothèque numérique sur Internet. </w:t>
      </w:r>
      <w:r>
        <w:rPr>
          <w:rFonts w:ascii="Trebuchet MS" w:hAnsi="Trebuchet MS"/>
        </w:rPr>
      </w:r>
    </w:p>
    <w:p w14:paraId="60E22AC7" w14:textId="77777777">
      <w:pPr>
        <w:pStyle w:val="836"/>
        <w:numPr>
          <w:ilvl w:val="0"/>
          <w:numId w:val="13"/>
        </w:numPr>
        <w:pBdr/>
        <w:spacing w:line="360" w:lineRule="auto"/>
        <w:ind/>
        <w:jc w:val="both"/>
        <w:rPr>
          <w:rFonts w:ascii="Trebuchet MS" w:hAnsi="Trebuchet MS"/>
        </w:rPr>
      </w:pPr>
      <w:r>
        <w:rPr>
          <w:rFonts w:ascii="Trebuchet MS" w:hAnsi="Trebuchet MS"/>
        </w:rPr>
        <w:t xml:space="preserve">Les actualités sont actuellement difficilement visibles, depuis le côté droit de l’</w:t>
      </w:r>
      <w:r>
        <w:rPr>
          <w:rFonts w:ascii="Trebuchet MS" w:hAnsi="Trebuchet MS"/>
        </w:rPr>
        <w:t xml:space="preserve">à propos</w:t>
      </w:r>
      <w:r>
        <w:rPr>
          <w:rFonts w:ascii="Trebuchet MS" w:hAnsi="Trebuchet MS"/>
        </w:rPr>
        <w:t xml:space="preserve">, et représentent uniquement un lien vers les actualités du service sur le site Cujas. </w:t>
      </w:r>
      <w:r>
        <w:rPr>
          <w:rFonts w:ascii="Trebuchet MS" w:hAnsi="Trebuchet MS"/>
        </w:rPr>
      </w:r>
    </w:p>
    <w:p w14:paraId="5F8FFB9E" w14:textId="77777777">
      <w:pPr>
        <w:pStyle w:val="836"/>
        <w:numPr>
          <w:ilvl w:val="0"/>
          <w:numId w:val="13"/>
        </w:numPr>
        <w:pBdr/>
        <w:spacing w:line="360" w:lineRule="auto"/>
        <w:ind/>
        <w:jc w:val="both"/>
        <w:rPr>
          <w:rFonts w:ascii="Trebuchet MS" w:hAnsi="Trebuchet MS"/>
        </w:rPr>
      </w:pPr>
      <w:r>
        <w:rPr>
          <w:rFonts w:ascii="Trebuchet MS" w:hAnsi="Trebuchet MS"/>
        </w:rPr>
        <w:t xml:space="preserve">Le contenu des collections est confus, on ne sait pas si on est dans une approche thématique ou dans une approche par corpus. </w:t>
      </w:r>
      <w:r>
        <w:rPr>
          <w:rFonts w:ascii="Trebuchet MS" w:hAnsi="Trebuchet MS"/>
        </w:rPr>
      </w:r>
    </w:p>
    <w:p w14:paraId="31B4C8BF" w14:textId="77777777">
      <w:pPr>
        <w:pStyle w:val="836"/>
        <w:numPr>
          <w:ilvl w:val="0"/>
          <w:numId w:val="13"/>
        </w:numPr>
        <w:pBdr/>
        <w:spacing w:line="360" w:lineRule="auto"/>
        <w:ind/>
        <w:jc w:val="both"/>
        <w:rPr>
          <w:rFonts w:ascii="Trebuchet MS" w:hAnsi="Trebuchet MS"/>
        </w:rPr>
      </w:pPr>
      <w:r>
        <w:rPr>
          <w:rFonts w:ascii="Trebuchet MS" w:hAnsi="Trebuchet MS"/>
        </w:rPr>
        <w:t xml:space="preserve">Le corpus des Fondamentaux du droit n’est pas mis en valeur, alors qu’il constitue la collection phare de la bibliothèque numérique et prioritairement ce qui va intéresser les utilisateurs. </w:t>
      </w:r>
      <w:r>
        <w:rPr>
          <w:rFonts w:ascii="Trebuchet MS" w:hAnsi="Trebuchet MS"/>
        </w:rPr>
      </w:r>
    </w:p>
    <w:p w14:paraId="7F8613E3" w14:textId="77777777">
      <w:pPr>
        <w:pStyle w:val="836"/>
        <w:numPr>
          <w:ilvl w:val="0"/>
          <w:numId w:val="13"/>
        </w:numPr>
        <w:pBdr/>
        <w:spacing w:line="360" w:lineRule="auto"/>
        <w:ind/>
        <w:jc w:val="both"/>
        <w:rPr>
          <w:rFonts w:ascii="Trebuchet MS" w:hAnsi="Trebuchet MS"/>
        </w:rPr>
      </w:pPr>
      <w:r>
        <w:rPr>
          <w:rFonts w:ascii="Trebuchet MS" w:hAnsi="Trebuchet MS"/>
        </w:rPr>
        <w:t xml:space="preserve">Elle n’a pas accès au back-office de la bibliothèque numérique ce qui donne un effet boîte noire où elle ignore ce qui se passe à l’intérieur. Elle ne voit pas comment le workflow réagit.</w:t>
      </w:r>
      <w:r>
        <w:rPr>
          <w:rFonts w:ascii="Trebuchet MS" w:hAnsi="Trebuchet MS"/>
        </w:rPr>
      </w:r>
    </w:p>
    <w:p w14:paraId="55B5D6C3" w14:textId="77777777">
      <w:pPr>
        <w:pStyle w:val="836"/>
        <w:numPr>
          <w:ilvl w:val="0"/>
          <w:numId w:val="13"/>
        </w:numPr>
        <w:pBdr/>
        <w:spacing w:line="360" w:lineRule="auto"/>
        <w:ind/>
        <w:jc w:val="both"/>
        <w:rPr>
          <w:rFonts w:ascii="Trebuchet MS" w:hAnsi="Trebuchet MS"/>
        </w:rPr>
      </w:pPr>
      <w:r>
        <w:rPr>
          <w:rFonts w:ascii="Trebuchet MS" w:hAnsi="Trebuchet MS"/>
        </w:rPr>
        <w:t xml:space="preserve">Dans la page de recherche avancée, on trouve au même endroit la possibilité de faire de la recherche avancée dans la partie intitulée notice bibliographique. Cela peut créer une confusion d’autant que la recherche avancée ne fonctionne pas très bien. </w:t>
      </w:r>
      <w:r>
        <w:rPr>
          <w:rFonts w:ascii="Trebuchet MS" w:hAnsi="Trebuchet MS"/>
        </w:rPr>
        <w:t xml:space="preserve">La recherche en texte intégral non plus, car il faudrait qu’il y est davantage de texte </w:t>
      </w:r>
      <w:r>
        <w:rPr>
          <w:rFonts w:ascii="Trebuchet MS" w:hAnsi="Trebuchet MS"/>
        </w:rPr>
        <w:t xml:space="preserve">océrisés</w:t>
      </w:r>
      <w:r>
        <w:rPr>
          <w:rFonts w:ascii="Trebuchet MS" w:hAnsi="Trebuchet MS"/>
        </w:rPr>
        <w:t xml:space="preserve"> dedans afin de pouvoir faire une recherche optimale.</w:t>
      </w:r>
      <w:r>
        <w:rPr>
          <w:rFonts w:ascii="Trebuchet MS" w:hAnsi="Trebuchet MS"/>
        </w:rPr>
      </w:r>
    </w:p>
    <w:p w14:paraId="3BFCD4E0" w14:textId="77777777">
      <w:pPr>
        <w:pStyle w:val="836"/>
        <w:numPr>
          <w:ilvl w:val="0"/>
          <w:numId w:val="13"/>
        </w:numPr>
        <w:pBdr/>
        <w:spacing w:line="360" w:lineRule="auto"/>
        <w:ind/>
        <w:jc w:val="both"/>
        <w:rPr>
          <w:rFonts w:ascii="Trebuchet MS" w:hAnsi="Trebuchet MS"/>
        </w:rPr>
      </w:pPr>
      <w:r>
        <w:rPr>
          <w:rFonts w:ascii="Trebuchet MS" w:hAnsi="Trebuchet MS"/>
        </w:rPr>
        <w:t xml:space="preserve">Concernant le rapatriement de données pour le moment cela n’est pas faisable représentant une limitation importante. </w:t>
      </w:r>
      <w:r>
        <w:rPr>
          <w:rFonts w:ascii="Trebuchet MS" w:hAnsi="Trebuchet MS"/>
        </w:rPr>
      </w:r>
    </w:p>
    <w:p w14:paraId="6D7F6DA3" w14:textId="77777777">
      <w:pPr>
        <w:pStyle w:val="836"/>
        <w:numPr>
          <w:ilvl w:val="0"/>
          <w:numId w:val="13"/>
        </w:numPr>
        <w:pBdr/>
        <w:spacing w:line="360" w:lineRule="auto"/>
        <w:ind/>
        <w:jc w:val="both"/>
        <w:rPr>
          <w:rFonts w:ascii="Trebuchet MS" w:hAnsi="Trebuchet MS"/>
        </w:rPr>
      </w:pPr>
      <w:r>
        <w:rPr>
          <w:rFonts w:ascii="Trebuchet MS" w:hAnsi="Trebuchet MS"/>
        </w:rPr>
        <w:t xml:space="preserve">Compte tenu de la solution logiciel utilisé, c’est retrouvé isolé avec le temps par rapport au monde des bibliothèques qui a évolué, se trouvent déconnecté de la communauté.</w:t>
      </w:r>
      <w:r>
        <w:rPr>
          <w:rFonts w:ascii="Trebuchet MS" w:hAnsi="Trebuchet MS"/>
        </w:rPr>
      </w:r>
    </w:p>
    <w:p w14:paraId="4C9E055E" w14:textId="77777777">
      <w:pPr>
        <w:pBdr/>
        <w:spacing w:line="360" w:lineRule="auto"/>
        <w:ind/>
        <w:rPr/>
      </w:pPr>
      <w:r/>
      <w:r/>
    </w:p>
    <w:p w14:paraId="6540CA6D" w14:textId="77777777">
      <w:pPr>
        <w:pBdr/>
        <w:spacing/>
        <w:ind/>
        <w:rPr/>
      </w:pPr>
      <w:r/>
      <w:r/>
    </w:p>
    <w:sectPr>
      <w:footerReference w:type="default" r:id="rId9"/>
      <w:footnotePr/>
      <w:endnotePr/>
      <w:type w:val="nextPage"/>
      <w:pgSz w:h="16838" w:orient="portrait" w:w="11906"/>
      <w:pgMar w:top="1417" w:right="1417" w:bottom="1417" w:left="1417"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0" w:author="BOLARD Cécile" w:date="2026-07-26T20:32:00Z" w:initials="BC">
    <w:p w14:paraId="00000001" w14:textId="00000001">
      <w:pPr>
        <w:spacing w:line="240" w:after="0" w:lineRule="auto" w:before="0"/>
        <w:ind w:firstLine="0" w:left="0" w:right="0"/>
        <w:jc w:val="left"/>
      </w:pPr>
      <w:r>
        <w:rPr>
          <w:rFonts w:eastAsia="Arial" w:ascii="Arial" w:hAnsi="Arial" w:cs="Arial"/>
          <w:sz w:val="22"/>
        </w:rPr>
        <w:t xml:space="preserve">Tu ne cites pas tous les éléments identifiés plus haut. Ce serait bien de les reprendre ici, puisque tu juges si tu les valides ou non. </w:t>
      </w:r>
    </w:p>
    <w:p w14:paraId="00000002" w14:textId="00000002">
      <w:pPr>
        <w:spacing w:line="240" w:after="0" w:lineRule="auto" w:before="0"/>
        <w:ind w:firstLine="0" w:left="0" w:right="0"/>
        <w:jc w:val="left"/>
      </w:pPr>
      <w:r>
        <w:rPr>
          <w:rFonts w:eastAsia="Arial" w:ascii="Arial" w:hAnsi="Arial" w:cs="Arial"/>
          <w:sz w:val="22"/>
        </w:rPr>
        <w:t xml:space="preserve"/>
      </w:r>
    </w:p>
  </w:comment>
  <w:comment w:id="9" w:author="BOLARD Cécile" w:date="2026-07-26T20:08:00Z" w:initials="BC">
    <w:p w14:paraId="00000003" w14:textId="00000003">
      <w:pPr>
        <w:spacing w:line="240" w:after="0" w:lineRule="auto" w:before="0"/>
        <w:ind w:firstLine="0" w:left="0" w:right="0"/>
        <w:jc w:val="left"/>
      </w:pPr>
      <w:r>
        <w:rPr>
          <w:rFonts w:eastAsia="Arial" w:ascii="Arial" w:hAnsi="Arial" w:cs="Arial"/>
          <w:sz w:val="22"/>
        </w:rPr>
        <w:t xml:space="preserve">Pourquoi celle-ci ?</w:t>
      </w:r>
    </w:p>
  </w:comment>
  <w:comment w:id="8" w:author="BOLARD Cécile" w:date="2026-07-26T20:33:00Z" w:initials="BC">
    <w:p w14:paraId="00000004" w14:textId="00000004">
      <w:pPr>
        <w:spacing w:line="240" w:after="0" w:lineRule="auto" w:before="0"/>
        <w:ind w:firstLine="0" w:left="0" w:right="0"/>
        <w:jc w:val="left"/>
      </w:pPr>
      <w:r>
        <w:rPr>
          <w:rFonts w:eastAsia="Arial" w:ascii="Arial" w:hAnsi="Arial" w:cs="Arial"/>
          <w:sz w:val="22"/>
        </w:rPr>
        <w:t xml:space="preserve">Les besoins identifiés lors des entretiens ?</w:t>
      </w:r>
    </w:p>
  </w:comment>
  <w:comment w:id="7" w:author="BOLARD Cécile" w:date="2026-07-26T20:02:00Z" w:initials="BC">
    <w:p w14:paraId="00000005" w14:textId="00000005">
      <w:pPr>
        <w:spacing w:line="240" w:after="0" w:lineRule="auto" w:before="0"/>
        <w:ind w:firstLine="0" w:left="0" w:right="0"/>
        <w:jc w:val="left"/>
      </w:pPr>
      <w:r>
        <w:rPr>
          <w:rFonts w:eastAsia="Arial" w:ascii="Arial" w:hAnsi="Arial" w:cs="Arial"/>
          <w:sz w:val="22"/>
        </w:rPr>
        <w:t xml:space="preserve">L’enquête en ligne fait apparaitre une consultation de collègues. L’enquête te permet elle de savoir ce qu’ils cherchent ? Logiquement ils ont besoin d’informations claires surs le contenu, sur la description des documents, et des fonctionnalités de recherche performantes, ainsi que des éléments explicatifs sur les modalités d’exploitation de la bibliothèque numérique. </w:t>
      </w:r>
    </w:p>
  </w:comment>
  <w:comment w:id="6" w:author="BOLARD Cécile" w:date="2026-07-26T19:57:00Z" w:initials="BC">
    <w:p w14:paraId="00000006" w14:textId="00000006">
      <w:pPr>
        <w:spacing w:line="240" w:after="0" w:lineRule="auto" w:before="0"/>
        <w:ind w:firstLine="0" w:left="0" w:right="0"/>
        <w:jc w:val="left"/>
      </w:pPr>
      <w:r>
        <w:rPr>
          <w:rFonts w:eastAsia="Arial" w:ascii="Arial" w:hAnsi="Arial" w:cs="Arial"/>
          <w:sz w:val="22"/>
        </w:rPr>
        <w:t xml:space="preserve">A qui fais tu référence lorsque tu crée ce personna ? Les avocats et magistrats consultent ils vraiment cette bibliothèque numérique ? Est-ce que l’enquête a fait apparaitre leur consultation ? Ou bien s’agit il de chercheurs qui sont aussi professionnels du droit ? Le cas échéant, est-ce qu’ils ne consultent pas plutôt en tant qu’enseignant chercheur plutôt qu’en tant que professionnel du droit ? J’aimerais qu’on en discute car je ne suis pas sûre que ce personae existe vraiment. </w:t>
      </w:r>
    </w:p>
  </w:comment>
  <w:comment w:id="5" w:author="BOLARD Cécile" w:date="2026-07-26T19:55:00Z" w:initials="BC">
    <w:p w14:paraId="00000007" w14:textId="00000007">
      <w:pPr>
        <w:spacing w:line="240" w:after="0" w:lineRule="auto" w:before="0"/>
        <w:ind w:firstLine="0" w:left="0" w:right="0"/>
        <w:jc w:val="left"/>
      </w:pPr>
      <w:r>
        <w:rPr>
          <w:rFonts w:eastAsia="Arial" w:ascii="Arial" w:hAnsi="Arial" w:cs="Arial"/>
          <w:sz w:val="22"/>
        </w:rPr>
        <w:t xml:space="preserve">Fanny, pourquoi un personae de l’informaticien dans le cadre de cette étude ? Il n’est pas utilisateur, et tu n’étudies pas le back office. Ne faut il pas le supprimer ?</w:t>
      </w:r>
    </w:p>
  </w:comment>
  <w:comment w:id="4" w:author="BOLARD Cécile" w:date="2026-07-27T11:31:00Z" w:initials="BC">
    <w:p w14:paraId="00000008" w14:textId="00000008">
      <w:pPr>
        <w:spacing w:line="240" w:after="0" w:lineRule="auto" w:before="0"/>
        <w:ind w:firstLine="0" w:left="0" w:right="0"/>
        <w:jc w:val="left"/>
      </w:pPr>
      <w:r>
        <w:rPr>
          <w:rFonts w:eastAsia="Arial" w:ascii="Arial" w:hAnsi="Arial" w:cs="Arial"/>
          <w:sz w:val="22"/>
        </w:rPr>
        <w:t xml:space="preserve">Fanny, il nous faut ton tableau de notation en annexes. Sinon cela n’a aucun sens</w:t>
      </w:r>
    </w:p>
  </w:comment>
  <w:comment w:id="3" w:author="BOLARD Cécile" w:date="2026-07-22T08:38:00Z" w:initials="BC">
    <w:p w14:paraId="00000009" w14:textId="00000009">
      <w:pPr>
        <w:spacing w:line="240" w:after="0" w:lineRule="auto" w:before="0"/>
        <w:ind w:firstLine="0" w:left="0" w:right="0"/>
        <w:jc w:val="left"/>
      </w:pPr>
      <w:r>
        <w:rPr>
          <w:rFonts w:eastAsia="Arial" w:ascii="Arial" w:hAnsi="Arial" w:cs="Arial"/>
          <w:sz w:val="22"/>
        </w:rPr>
        <w:t xml:space="preserve">Aucune info ?</w:t>
      </w:r>
    </w:p>
  </w:comment>
  <w:comment w:id="1" w:author="BOLARD Cécile" w:date="2026-07-26T19:09:00Z" w:initials="BC">
    <w:p w14:paraId="0000000A" w14:textId="0000000A">
      <w:pPr>
        <w:spacing w:line="240" w:after="0" w:lineRule="auto" w:before="0"/>
        <w:ind w:firstLine="0" w:left="0" w:right="0"/>
        <w:jc w:val="left"/>
      </w:pPr>
      <w:r>
        <w:rPr>
          <w:rFonts w:eastAsia="Arial" w:ascii="Arial" w:hAnsi="Arial" w:cs="Arial"/>
          <w:sz w:val="22"/>
        </w:rPr>
        <w:t xml:space="preserve"/>
      </w:r>
    </w:p>
  </w:comment>
  <w:comment w:id="2" w:author="BOLARD Cécile" w:date="2026-07-26T19:09:00Z" w:initials="BC">
    <w:p w14:paraId="0000000B" w14:textId="0000000B">
      <w:pPr>
        <w:spacing w:line="240" w:after="0" w:lineRule="auto" w:before="0"/>
        <w:ind w:firstLine="0" w:left="0" w:right="0"/>
        <w:jc w:val="left"/>
      </w:pPr>
      <w:r>
        <w:rPr>
          <w:rFonts w:eastAsia="Arial" w:ascii="Arial" w:hAnsi="Arial" w:cs="Arial"/>
          <w:sz w:val="22"/>
        </w:rPr>
        <w:t xml:space="preserve">Fanny, je ne’ suis pas sûre de bien comprendre. Est-ce que je reflète bien ta pensée si je reformule ainsi : des collections riches et diverses, organisées selon des arborescences qui diffèrent selon le type de document (archives, dessins, estampes, imprimés…), dotées de nombreux liens et dont l’éditorialisation est bien conçue. </w:t>
      </w:r>
    </w:p>
  </w:comment>
  <w:comment w:id="0" w:author="BOLARD Cécile" w:date="2026-07-22T08:03:00Z" w:initials="BC">
    <w:p w14:paraId="0000000C" w14:textId="0000000C">
      <w:pPr>
        <w:spacing w:line="240" w:after="0" w:lineRule="auto" w:before="0"/>
        <w:ind w:firstLine="0" w:left="0" w:right="0"/>
        <w:jc w:val="left"/>
      </w:pPr>
      <w:r>
        <w:rPr>
          <w:rFonts w:eastAsia="Arial" w:ascii="Arial" w:hAnsi="Arial" w:cs="Arial"/>
          <w:sz w:val="22"/>
        </w:rPr>
        <w:t xml:space="preserve">Qu’est ce que cela veut dire ? Propose des services devenus courants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2" w15:done="0"/>
  <w15:commentEx w15:paraId="00000003" w15:done="0"/>
  <w15:commentEx w15:paraId="00000004" w15:done="0"/>
  <w15:commentEx w15:paraId="00000005" w15:done="0"/>
  <w15:commentEx w15:paraId="00000006" w15:done="0"/>
  <w15:commentEx w15:paraId="00000007" w15:done="0"/>
  <w15:commentEx w15:paraId="00000008" w15:done="0"/>
  <w15:commentEx w15:paraId="00000009" w15:done="0"/>
  <w15:commentEx w15:paraId="0000000A" w15:done="0"/>
  <w15:commentEx w15:paraId="0000000B" w15:paraIdParent="0000000A" w15:done="0"/>
  <w15:commentEx w15:paraId="0000000C" w15:done="0"/>
</w15:commentsEx>
</file>

<file path=word/commentsIds.xml><?xml version="1.0" encoding="utf-8"?>
<w16cid:commentsIds xmlns:mc="http://schemas.openxmlformats.org/markup-compatibility/2006" xmlns:w16cid="http://schemas.microsoft.com/office/word/2016/wordml/cid" mc:Ignorable="w16cid">
  <w16cid:commentId w16cid:paraId="00000002" w16cid:durableId="47AFA101"/>
  <w16cid:commentId w16cid:paraId="00000003" w16cid:durableId="2226FD92"/>
  <w16cid:commentId w16cid:paraId="00000004" w16cid:durableId="7DD36FB7"/>
  <w16cid:commentId w16cid:paraId="00000005" w16cid:durableId="4086D0FF"/>
  <w16cid:commentId w16cid:paraId="00000006" w16cid:durableId="778F0708"/>
  <w16cid:commentId w16cid:paraId="00000007" w16cid:durableId="3AAC1756"/>
  <w16cid:commentId w16cid:paraId="00000008" w16cid:durableId="116B3F85"/>
  <w16cid:commentId w16cid:paraId="00000009" w16cid:durableId="2A77F7DC"/>
  <w16cid:commentId w16cid:paraId="0000000A" w16cid:durableId="02FAD027"/>
  <w16cid:commentId w16cid:paraId="0000000B" w16cid:durableId="15366F89"/>
  <w16cid:commentId w16cid:paraId="0000000C" w16cid:durableId="0CFCCB1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11F8CBD" w14:textId="77777777">
      <w:pPr>
        <w:pBdr/>
        <w:spacing w:after="0" w:line="240" w:lineRule="auto"/>
        <w:ind/>
        <w:rPr/>
      </w:pPr>
      <w:r>
        <w:separator/>
      </w:r>
      <w:r/>
    </w:p>
  </w:endnote>
  <w:endnote w:type="continuationSeparator" w:id="0">
    <w:p w14:paraId="06985E59"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Segoe UI">
    <w:panose1 w:val="020B0502040504020204"/>
  </w:font>
  <w:font w:name="Times New Roman">
    <w:panose1 w:val="02020603050405020304"/>
  </w:font>
  <w:font w:name="Courier New">
    <w:panose1 w:val="02070309020205020404"/>
  </w:font>
  <w:font w:name="Trebuchet MS">
    <w:panose1 w:val="020B0603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35019424"/>
      <w:docPartObj>
        <w:docPartGallery w:val="Page Numbers (Bottom of Page)"/>
        <w:docPartUnique w:val="true"/>
      </w:docPartObj>
      <w:rPr/>
    </w:sdtPr>
    <w:sdtContent>
      <w:p w14:paraId="72B4AC9E" w14:textId="30EC84F8">
        <w:pPr>
          <w:pStyle w:val="833"/>
          <w:pBdr/>
          <w:spacing/>
          <w:ind/>
          <w:jc w:val="center"/>
          <w:rPr/>
        </w:pPr>
        <w:r>
          <w:fldChar w:fldCharType="begin"/>
        </w:r>
        <w:r>
          <w:instrText xml:space="preserve">PAGE   \* MERGEFORMAT</w:instrText>
        </w:r>
        <w:r>
          <w:fldChar w:fldCharType="separate"/>
        </w:r>
        <w:r>
          <w:t xml:space="preserve">21</w:t>
        </w:r>
        <w:r>
          <w:fldChar w:fldCharType="end"/>
        </w:r>
        <w:r/>
      </w:p>
    </w:sdtContent>
  </w:sdt>
  <w:p w14:paraId="184F2FE6" w14:textId="77777777">
    <w:pPr>
      <w:pStyle w:val="83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C29B925" w14:textId="77777777">
      <w:pPr>
        <w:pBdr/>
        <w:spacing w:after="0" w:line="240" w:lineRule="auto"/>
        <w:ind/>
        <w:rPr/>
      </w:pPr>
      <w:r>
        <w:separator/>
      </w:r>
      <w:r/>
    </w:p>
  </w:footnote>
  <w:footnote w:type="continuationSeparator" w:id="0">
    <w:p w14:paraId="1B35C3B0" w14:textId="77777777">
      <w:pPr>
        <w:pBdr/>
        <w:spacing w:after="0" w:line="240" w:lineRule="auto"/>
        <w:ind/>
        <w:rPr/>
      </w:pPr>
      <w:r>
        <w:continuationSeparator/>
      </w:r>
      <w:r/>
    </w:p>
  </w:footnote>
  <w:footnote w:id="2">
    <w:p w14:paraId="2D781688" w14:textId="4CCEFCD7">
      <w:pPr>
        <w:pStyle w:val="837"/>
        <w:pBdr/>
        <w:spacing/>
        <w:ind/>
        <w:rPr/>
      </w:pPr>
      <w:r>
        <w:rPr>
          <w:rStyle w:val="839"/>
        </w:rPr>
        <w:footnoteRef/>
      </w:r>
      <w:r>
        <w:t xml:space="preserve"> Voir les annexes personae afin d’avoir la fiche complète des différents personae.</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B6B43"/>
    <w:lvl w:ilvl="0">
      <w:isLgl w:val="false"/>
      <w:lvlJc w:val="left"/>
      <w:lvlText w:val=""/>
      <w:numFmt w:val="bullet"/>
      <w:pPr>
        <w:pBdr/>
        <w:spacing/>
        <w:ind w:hanging="360" w:left="720"/>
      </w:pPr>
      <w:rPr>
        <w:rFonts w:hint="default" w:ascii="Symbol" w:hAnsi="Symbol" w:eastAsiaTheme="minorHAnsi" w:cstheme="minorBidi"/>
      </w:rPr>
      <w:start w:val="2"/>
      <w:suff w:val="tab"/>
    </w:lvl>
    <w:lvl w:ilvl="1">
      <w:isLgl w:val="false"/>
      <w:lvlJc w:val="left"/>
      <w:lvlText w:val=""/>
      <w:numFmt w:val="bullet"/>
      <w:pPr>
        <w:pBdr/>
        <w:spacing/>
        <w:ind w:hanging="360" w:left="1440"/>
      </w:pPr>
      <w:rPr>
        <w:rFonts w:hint="default" w:ascii="Symbol" w:hAnsi="Symbol"/>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5BF2E3B"/>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432" w:left="792"/>
      </w:pPr>
      <w:rPr>
        <w:rFonts w:hint="default"/>
      </w:rPr>
      <w:start w:val="2"/>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2">
    <w:nsid w:val="06D95F6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
    <w:nsid w:val="0744592C"/>
    <w:lvl w:ilvl="0">
      <w:isLgl w:val="false"/>
      <w:lvlJc w:val="left"/>
      <w:lvlText w:val="%1"/>
      <w:numFmt w:val="decimal"/>
      <w:pPr>
        <w:pBdr/>
        <w:spacing/>
        <w:ind w:hanging="432" w:left="432"/>
      </w:pPr>
      <w:pStyle w:val="816"/>
      <w:rPr/>
      <w:start w:val="1"/>
      <w:suff w:val="tab"/>
    </w:lvl>
    <w:lvl w:ilvl="1">
      <w:isLgl w:val="false"/>
      <w:lvlJc w:val="left"/>
      <w:lvlText w:val="%1.%2"/>
      <w:numFmt w:val="decimal"/>
      <w:pPr>
        <w:pBdr/>
        <w:spacing/>
        <w:ind w:hanging="576" w:left="576"/>
      </w:pPr>
      <w:pStyle w:val="817"/>
      <w:rPr/>
      <w:start w:val="1"/>
      <w:suff w:val="tab"/>
    </w:lvl>
    <w:lvl w:ilvl="2">
      <w:isLgl w:val="false"/>
      <w:lvlJc w:val="left"/>
      <w:lvlText w:val="%1.%2.%3"/>
      <w:numFmt w:val="decimal"/>
      <w:pPr>
        <w:pBdr/>
        <w:spacing/>
        <w:ind w:hanging="720" w:left="720"/>
      </w:pPr>
      <w:pStyle w:val="818"/>
      <w:rPr/>
      <w:start w:val="1"/>
      <w:suff w:val="tab"/>
    </w:lvl>
    <w:lvl w:ilvl="3">
      <w:isLgl w:val="false"/>
      <w:lvlJc w:val="left"/>
      <w:lvlText w:val="%1.%2.%3.%4"/>
      <w:numFmt w:val="decimal"/>
      <w:pPr>
        <w:pBdr/>
        <w:spacing/>
        <w:ind w:hanging="864" w:left="864"/>
      </w:pPr>
      <w:pStyle w:val="819"/>
      <w:rPr/>
      <w:start w:val="1"/>
      <w:suff w:val="tab"/>
    </w:lvl>
    <w:lvl w:ilvl="4">
      <w:isLgl w:val="false"/>
      <w:lvlJc w:val="left"/>
      <w:lvlText w:val="%1.%2.%3.%4.%5"/>
      <w:numFmt w:val="decimal"/>
      <w:pPr>
        <w:pBdr/>
        <w:spacing/>
        <w:ind w:hanging="1008" w:left="1008"/>
      </w:pPr>
      <w:pStyle w:val="820"/>
      <w:rPr/>
      <w:start w:val="1"/>
      <w:suff w:val="tab"/>
    </w:lvl>
    <w:lvl w:ilvl="5">
      <w:isLgl w:val="false"/>
      <w:lvlJc w:val="left"/>
      <w:lvlText w:val="%1.%2.%3.%4.%5.%6"/>
      <w:numFmt w:val="decimal"/>
      <w:pPr>
        <w:pBdr/>
        <w:spacing/>
        <w:ind w:hanging="1152" w:left="1152"/>
      </w:pPr>
      <w:pStyle w:val="821"/>
      <w:rPr/>
      <w:start w:val="1"/>
      <w:suff w:val="tab"/>
    </w:lvl>
    <w:lvl w:ilvl="6">
      <w:isLgl w:val="false"/>
      <w:lvlJc w:val="left"/>
      <w:lvlText w:val="%1.%2.%3.%4.%5.%6.%7"/>
      <w:numFmt w:val="decimal"/>
      <w:pPr>
        <w:pBdr/>
        <w:spacing/>
        <w:ind w:hanging="1296" w:left="1296"/>
      </w:pPr>
      <w:pStyle w:val="822"/>
      <w:rPr/>
      <w:start w:val="1"/>
      <w:suff w:val="tab"/>
    </w:lvl>
    <w:lvl w:ilvl="7">
      <w:isLgl w:val="false"/>
      <w:lvlJc w:val="left"/>
      <w:lvlText w:val="%1.%2.%3.%4.%5.%6.%7.%8"/>
      <w:numFmt w:val="decimal"/>
      <w:pPr>
        <w:pBdr/>
        <w:spacing/>
        <w:ind w:hanging="1440" w:left="1440"/>
      </w:pPr>
      <w:pStyle w:val="823"/>
      <w:rPr/>
      <w:start w:val="1"/>
      <w:suff w:val="tab"/>
    </w:lvl>
    <w:lvl w:ilvl="8">
      <w:isLgl w:val="false"/>
      <w:lvlJc w:val="left"/>
      <w:lvlText w:val="%1.%2.%3.%4.%5.%6.%7.%8.%9"/>
      <w:numFmt w:val="decimal"/>
      <w:pPr>
        <w:pBdr/>
        <w:spacing/>
        <w:ind w:hanging="1584" w:left="1584"/>
      </w:pPr>
      <w:pStyle w:val="824"/>
      <w:rPr/>
      <w:start w:val="1"/>
      <w:suff w:val="tab"/>
    </w:lvl>
  </w:abstractNum>
  <w:abstractNum w:abstractNumId="4">
    <w:nsid w:val="096F0DC8"/>
    <w:lvl w:ilvl="0">
      <w:isLgl w:val="false"/>
      <w:lvlJc w:val="left"/>
      <w:lvlText w:val=""/>
      <w:numFmt w:val="bullet"/>
      <w:pPr>
        <w:pBdr/>
        <w:spacing/>
        <w:ind w:hanging="360" w:left="2484"/>
      </w:pPr>
      <w:rPr>
        <w:rFonts w:hint="default" w:ascii="Wingdings" w:hAnsi="Wingdings"/>
      </w:rPr>
      <w:start w:val="1"/>
      <w:suff w:val="tab"/>
    </w:lvl>
    <w:lvl w:ilvl="1">
      <w:isLgl w:val="false"/>
      <w:lvlJc w:val="left"/>
      <w:lvlText w:val="o"/>
      <w:numFmt w:val="bullet"/>
      <w:pPr>
        <w:pBdr/>
        <w:spacing/>
        <w:ind w:hanging="360" w:left="3204"/>
      </w:pPr>
      <w:rPr>
        <w:rFonts w:hint="default" w:ascii="Courier New" w:hAnsi="Courier New" w:cs="Courier New"/>
      </w:rPr>
      <w:start w:val="1"/>
      <w:suff w:val="tab"/>
    </w:lvl>
    <w:lvl w:ilvl="2">
      <w:isLgl w:val="false"/>
      <w:lvlJc w:val="left"/>
      <w:lvlText w:val=""/>
      <w:numFmt w:val="bullet"/>
      <w:pPr>
        <w:pBdr/>
        <w:spacing/>
        <w:ind w:hanging="360" w:left="3924"/>
      </w:pPr>
      <w:rPr>
        <w:rFonts w:hint="default" w:ascii="Wingdings" w:hAnsi="Wingdings"/>
      </w:rPr>
      <w:start w:val="1"/>
      <w:suff w:val="tab"/>
    </w:lvl>
    <w:lvl w:ilvl="3">
      <w:isLgl w:val="false"/>
      <w:lvlJc w:val="left"/>
      <w:lvlText w:val=""/>
      <w:numFmt w:val="bullet"/>
      <w:pPr>
        <w:pBdr/>
        <w:spacing/>
        <w:ind w:hanging="360" w:left="4644"/>
      </w:pPr>
      <w:rPr>
        <w:rFonts w:hint="default" w:ascii="Symbol" w:hAnsi="Symbol"/>
      </w:rPr>
      <w:start w:val="1"/>
      <w:suff w:val="tab"/>
    </w:lvl>
    <w:lvl w:ilvl="4">
      <w:isLgl w:val="false"/>
      <w:lvlJc w:val="left"/>
      <w:lvlText w:val="o"/>
      <w:numFmt w:val="bullet"/>
      <w:pPr>
        <w:pBdr/>
        <w:spacing/>
        <w:ind w:hanging="360" w:left="5364"/>
      </w:pPr>
      <w:rPr>
        <w:rFonts w:hint="default" w:ascii="Courier New" w:hAnsi="Courier New" w:cs="Courier New"/>
      </w:rPr>
      <w:start w:val="1"/>
      <w:suff w:val="tab"/>
    </w:lvl>
    <w:lvl w:ilvl="5">
      <w:isLgl w:val="false"/>
      <w:lvlJc w:val="left"/>
      <w:lvlText w:val=""/>
      <w:numFmt w:val="bullet"/>
      <w:pPr>
        <w:pBdr/>
        <w:spacing/>
        <w:ind w:hanging="360" w:left="6084"/>
      </w:pPr>
      <w:rPr>
        <w:rFonts w:hint="default" w:ascii="Wingdings" w:hAnsi="Wingdings"/>
      </w:rPr>
      <w:start w:val="1"/>
      <w:suff w:val="tab"/>
    </w:lvl>
    <w:lvl w:ilvl="6">
      <w:isLgl w:val="false"/>
      <w:lvlJc w:val="left"/>
      <w:lvlText w:val=""/>
      <w:numFmt w:val="bullet"/>
      <w:pPr>
        <w:pBdr/>
        <w:spacing/>
        <w:ind w:hanging="360" w:left="6804"/>
      </w:pPr>
      <w:rPr>
        <w:rFonts w:hint="default" w:ascii="Symbol" w:hAnsi="Symbol"/>
      </w:rPr>
      <w:start w:val="1"/>
      <w:suff w:val="tab"/>
    </w:lvl>
    <w:lvl w:ilvl="7">
      <w:isLgl w:val="false"/>
      <w:lvlJc w:val="left"/>
      <w:lvlText w:val="o"/>
      <w:numFmt w:val="bullet"/>
      <w:pPr>
        <w:pBdr/>
        <w:spacing/>
        <w:ind w:hanging="360" w:left="7524"/>
      </w:pPr>
      <w:rPr>
        <w:rFonts w:hint="default" w:ascii="Courier New" w:hAnsi="Courier New" w:cs="Courier New"/>
      </w:rPr>
      <w:start w:val="1"/>
      <w:suff w:val="tab"/>
    </w:lvl>
    <w:lvl w:ilvl="8">
      <w:isLgl w:val="false"/>
      <w:lvlJc w:val="left"/>
      <w:lvlText w:val=""/>
      <w:numFmt w:val="bullet"/>
      <w:pPr>
        <w:pBdr/>
        <w:spacing/>
        <w:ind w:hanging="360" w:left="8244"/>
      </w:pPr>
      <w:rPr>
        <w:rFonts w:hint="default" w:ascii="Wingdings" w:hAnsi="Wingdings"/>
      </w:rPr>
      <w:start w:val="1"/>
      <w:suff w:val="tab"/>
    </w:lvl>
  </w:abstractNum>
  <w:abstractNum w:abstractNumId="5">
    <w:nsid w:val="09873E4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09C16054"/>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7">
    <w:nsid w:val="09EB3E9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0CBB0AD9"/>
    <w:lvl w:ilvl="0">
      <w:isLgl w:val="false"/>
      <w:lvlJc w:val="left"/>
      <w:lvlText w:val="%1."/>
      <w:numFmt w:val="decimal"/>
      <w:pPr>
        <w:pBdr/>
        <w:spacing/>
        <w:ind w:hanging="720" w:left="1004"/>
      </w:pPr>
      <w:rPr>
        <w:rFonts w:hint="default"/>
      </w:rPr>
      <w:start w:val="1"/>
      <w:suff w:val="tab"/>
    </w:lvl>
    <w:lvl w:ilvl="1">
      <w:isLgl w:val="false"/>
      <w:lvlJc w:val="left"/>
      <w:lvlText w:val="%2."/>
      <w:numFmt w:val="decimal"/>
      <w:pPr>
        <w:pBdr/>
        <w:spacing/>
        <w:ind w:hanging="360" w:left="1353"/>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14FF378B"/>
    <w:lvl w:ilvl="0">
      <w:isLgl w:val="false"/>
      <w:lvlJc w:val="left"/>
      <w:lvlText w:val=""/>
      <w:numFmt w:val="bullet"/>
      <w:pPr>
        <w:pBdr/>
        <w:spacing/>
        <w:ind w:hanging="360" w:left="720"/>
      </w:pPr>
      <w:rPr>
        <w:rFonts w:hint="default" w:ascii="Symbol" w:hAnsi="Symbol" w:eastAsiaTheme="minorHAnsi" w:cstheme="minorBidi"/>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BE06D7A"/>
    <w:lvl w:ilvl="0">
      <w:isLgl w:val="false"/>
      <w:lvlJc w:val="left"/>
      <w:lvlText w:val="o"/>
      <w:numFmt w:val="bullet"/>
      <w:pPr>
        <w:pBdr/>
        <w:tabs>
          <w:tab w:val="num" w:leader="none" w:pos="1068"/>
        </w:tabs>
        <w:spacing/>
        <w:ind w:hanging="360" w:left="1068"/>
      </w:pPr>
      <w:rPr>
        <w:rFonts w:hint="default" w:ascii="Courier New" w:hAnsi="Courier New" w:cs="Courier New"/>
        <w:sz w:val="20"/>
      </w:rPr>
      <w:start w:val="1"/>
      <w:suff w:val="tab"/>
    </w:lvl>
    <w:lvl w:ilvl="1">
      <w:isLgl w:val="false"/>
      <w:lvlJc w:val="left"/>
      <w:lvlText w:val="o"/>
      <w:numFmt w:val="bullet"/>
      <w:pPr>
        <w:pBdr/>
        <w:tabs>
          <w:tab w:val="num" w:leader="none" w:pos="1788"/>
        </w:tabs>
        <w:spacing/>
        <w:ind w:hanging="360" w:left="1788"/>
      </w:pPr>
      <w:rPr>
        <w:rFonts w:hint="default" w:ascii="Courier New" w:hAnsi="Courier New"/>
        <w:sz w:val="20"/>
      </w:rPr>
      <w:start w:val="1"/>
      <w:suff w:val="tab"/>
    </w:lvl>
    <w:lvl w:ilvl="2">
      <w:isLgl w:val="false"/>
      <w:lvlJc w:val="left"/>
      <w:lvlText w:val=""/>
      <w:numFmt w:val="bullet"/>
      <w:pPr>
        <w:pBdr/>
        <w:tabs>
          <w:tab w:val="num" w:leader="none" w:pos="2508"/>
        </w:tabs>
        <w:spacing/>
        <w:ind w:hanging="360" w:left="2508"/>
      </w:pPr>
      <w:rPr>
        <w:rFonts w:hint="default" w:ascii="Wingdings" w:hAnsi="Wingdings"/>
        <w:sz w:val="20"/>
      </w:rPr>
      <w:start w:val="1"/>
      <w:suff w:val="tab"/>
    </w:lvl>
    <w:lvl w:ilvl="3">
      <w:isLgl w:val="false"/>
      <w:lvlJc w:val="left"/>
      <w:lvlText w:val=""/>
      <w:numFmt w:val="bullet"/>
      <w:pPr>
        <w:pBdr/>
        <w:tabs>
          <w:tab w:val="num" w:leader="none" w:pos="3228"/>
        </w:tabs>
        <w:spacing/>
        <w:ind w:hanging="360" w:left="3228"/>
      </w:pPr>
      <w:rPr>
        <w:rFonts w:hint="default" w:ascii="Wingdings" w:hAnsi="Wingdings"/>
        <w:sz w:val="20"/>
      </w:rPr>
      <w:start w:val="1"/>
      <w:suff w:val="tab"/>
    </w:lvl>
    <w:lvl w:ilvl="4">
      <w:isLgl w:val="false"/>
      <w:lvlJc w:val="left"/>
      <w:lvlText w:val=""/>
      <w:numFmt w:val="bullet"/>
      <w:pPr>
        <w:pBdr/>
        <w:tabs>
          <w:tab w:val="num" w:leader="none" w:pos="3948"/>
        </w:tabs>
        <w:spacing/>
        <w:ind w:hanging="360" w:left="3948"/>
      </w:pPr>
      <w:rPr>
        <w:rFonts w:hint="default" w:ascii="Wingdings" w:hAnsi="Wingdings"/>
        <w:sz w:val="20"/>
      </w:rPr>
      <w:start w:val="1"/>
      <w:suff w:val="tab"/>
    </w:lvl>
    <w:lvl w:ilvl="5">
      <w:isLgl w:val="false"/>
      <w:lvlJc w:val="left"/>
      <w:lvlText w:val=""/>
      <w:numFmt w:val="bullet"/>
      <w:pPr>
        <w:pBdr/>
        <w:tabs>
          <w:tab w:val="num" w:leader="none" w:pos="4668"/>
        </w:tabs>
        <w:spacing/>
        <w:ind w:hanging="360" w:left="4668"/>
      </w:pPr>
      <w:rPr>
        <w:rFonts w:hint="default" w:ascii="Wingdings" w:hAnsi="Wingdings"/>
        <w:sz w:val="20"/>
      </w:rPr>
      <w:start w:val="1"/>
      <w:suff w:val="tab"/>
    </w:lvl>
    <w:lvl w:ilvl="6">
      <w:isLgl w:val="false"/>
      <w:lvlJc w:val="left"/>
      <w:lvlText w:val=""/>
      <w:numFmt w:val="bullet"/>
      <w:pPr>
        <w:pBdr/>
        <w:tabs>
          <w:tab w:val="num" w:leader="none" w:pos="5388"/>
        </w:tabs>
        <w:spacing/>
        <w:ind w:hanging="360" w:left="5388"/>
      </w:pPr>
      <w:rPr>
        <w:rFonts w:hint="default" w:ascii="Wingdings" w:hAnsi="Wingdings"/>
        <w:sz w:val="20"/>
      </w:rPr>
      <w:start w:val="1"/>
      <w:suff w:val="tab"/>
    </w:lvl>
    <w:lvl w:ilvl="7">
      <w:isLgl w:val="false"/>
      <w:lvlJc w:val="left"/>
      <w:lvlText w:val=""/>
      <w:numFmt w:val="bullet"/>
      <w:pPr>
        <w:pBdr/>
        <w:tabs>
          <w:tab w:val="num" w:leader="none" w:pos="6108"/>
        </w:tabs>
        <w:spacing/>
        <w:ind w:hanging="360" w:left="6108"/>
      </w:pPr>
      <w:rPr>
        <w:rFonts w:hint="default" w:ascii="Wingdings" w:hAnsi="Wingdings"/>
        <w:sz w:val="20"/>
      </w:rPr>
      <w:start w:val="1"/>
      <w:suff w:val="tab"/>
    </w:lvl>
    <w:lvl w:ilvl="8">
      <w:isLgl w:val="false"/>
      <w:lvlJc w:val="left"/>
      <w:lvlText w:val=""/>
      <w:numFmt w:val="bullet"/>
      <w:pPr>
        <w:pBdr/>
        <w:tabs>
          <w:tab w:val="num" w:leader="none" w:pos="6828"/>
        </w:tabs>
        <w:spacing/>
        <w:ind w:hanging="360" w:left="6828"/>
      </w:pPr>
      <w:rPr>
        <w:rFonts w:hint="default" w:ascii="Wingdings" w:hAnsi="Wingdings"/>
        <w:sz w:val="20"/>
      </w:rPr>
      <w:start w:val="1"/>
      <w:suff w:val="tab"/>
    </w:lvl>
  </w:abstractNum>
  <w:abstractNum w:abstractNumId="11">
    <w:nsid w:val="2C4C1255"/>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2">
    <w:nsid w:val="2DB71429"/>
    <w:lvl w:ilvl="0">
      <w:isLgl w:val="false"/>
      <w:lvlJc w:val="left"/>
      <w:lvlText w:val="%1."/>
      <w:numFmt w:val="decimal"/>
      <w:pPr>
        <w:pBdr/>
        <w:spacing/>
        <w:ind w:hanging="360" w:left="360"/>
      </w:pPr>
      <w:rPr>
        <w:rFonts w:hint="default"/>
      </w:rPr>
      <w:start w:val="1"/>
      <w:suff w:val="tab"/>
    </w:lvl>
    <w:lvl w:ilvl="1">
      <w:isLgl w:val="false"/>
      <w:lvlJc w:val="left"/>
      <w:lvlText w:val="2.%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3">
    <w:nsid w:val="330A549D"/>
    <w:lvl w:ilvl="0">
      <w:isLgl w:val="false"/>
      <w:lvlJc w:val="left"/>
      <w:lvlText w:val=""/>
      <w:numFmt w:val="bullet"/>
      <w:pPr>
        <w:pBdr/>
        <w:spacing/>
        <w:ind w:hanging="360" w:left="1776"/>
      </w:pPr>
      <w:rPr>
        <w:rFonts w:hint="default" w:ascii="Wingdings" w:hAnsi="Wingdings"/>
      </w:rPr>
      <w:start w:val="1"/>
      <w:suff w:val="tab"/>
    </w:lvl>
    <w:lvl w:ilvl="1">
      <w:isLgl w:val="false"/>
      <w:lvlJc w:val="left"/>
      <w:lvlText w:val="o"/>
      <w:numFmt w:val="bullet"/>
      <w:pPr>
        <w:pBdr/>
        <w:spacing/>
        <w:ind w:hanging="360" w:left="2496"/>
      </w:pPr>
      <w:rPr>
        <w:rFonts w:hint="default" w:ascii="Courier New" w:hAnsi="Courier New" w:cs="Courier New"/>
      </w:rPr>
      <w:start w:val="1"/>
      <w:suff w:val="tab"/>
    </w:lvl>
    <w:lvl w:ilvl="2">
      <w:isLgl w:val="false"/>
      <w:lvlJc w:val="left"/>
      <w:lvlText w:val=""/>
      <w:numFmt w:val="bullet"/>
      <w:pPr>
        <w:pBdr/>
        <w:spacing/>
        <w:ind w:hanging="360" w:left="3216"/>
      </w:pPr>
      <w:rPr>
        <w:rFonts w:hint="default" w:ascii="Wingdings" w:hAnsi="Wingdings"/>
      </w:rPr>
      <w:start w:val="1"/>
      <w:suff w:val="tab"/>
    </w:lvl>
    <w:lvl w:ilvl="3">
      <w:isLgl w:val="false"/>
      <w:lvlJc w:val="left"/>
      <w:lvlText w:val=""/>
      <w:numFmt w:val="bullet"/>
      <w:pPr>
        <w:pBdr/>
        <w:spacing/>
        <w:ind w:hanging="360" w:left="3936"/>
      </w:pPr>
      <w:rPr>
        <w:rFonts w:hint="default" w:ascii="Symbol" w:hAnsi="Symbol"/>
      </w:rPr>
      <w:start w:val="1"/>
      <w:suff w:val="tab"/>
    </w:lvl>
    <w:lvl w:ilvl="4">
      <w:isLgl w:val="false"/>
      <w:lvlJc w:val="left"/>
      <w:lvlText w:val="o"/>
      <w:numFmt w:val="bullet"/>
      <w:pPr>
        <w:pBdr/>
        <w:spacing/>
        <w:ind w:hanging="360" w:left="4656"/>
      </w:pPr>
      <w:rPr>
        <w:rFonts w:hint="default" w:ascii="Courier New" w:hAnsi="Courier New" w:cs="Courier New"/>
      </w:rPr>
      <w:start w:val="1"/>
      <w:suff w:val="tab"/>
    </w:lvl>
    <w:lvl w:ilvl="5">
      <w:isLgl w:val="false"/>
      <w:lvlJc w:val="left"/>
      <w:lvlText w:val=""/>
      <w:numFmt w:val="bullet"/>
      <w:pPr>
        <w:pBdr/>
        <w:spacing/>
        <w:ind w:hanging="360" w:left="5376"/>
      </w:pPr>
      <w:rPr>
        <w:rFonts w:hint="default" w:ascii="Wingdings" w:hAnsi="Wingdings"/>
      </w:rPr>
      <w:start w:val="1"/>
      <w:suff w:val="tab"/>
    </w:lvl>
    <w:lvl w:ilvl="6">
      <w:isLgl w:val="false"/>
      <w:lvlJc w:val="left"/>
      <w:lvlText w:val=""/>
      <w:numFmt w:val="bullet"/>
      <w:pPr>
        <w:pBdr/>
        <w:spacing/>
        <w:ind w:hanging="360" w:left="6096"/>
      </w:pPr>
      <w:rPr>
        <w:rFonts w:hint="default" w:ascii="Symbol" w:hAnsi="Symbol"/>
      </w:rPr>
      <w:start w:val="1"/>
      <w:suff w:val="tab"/>
    </w:lvl>
    <w:lvl w:ilvl="7">
      <w:isLgl w:val="false"/>
      <w:lvlJc w:val="left"/>
      <w:lvlText w:val="o"/>
      <w:numFmt w:val="bullet"/>
      <w:pPr>
        <w:pBdr/>
        <w:spacing/>
        <w:ind w:hanging="360" w:left="6816"/>
      </w:pPr>
      <w:rPr>
        <w:rFonts w:hint="default" w:ascii="Courier New" w:hAnsi="Courier New" w:cs="Courier New"/>
      </w:rPr>
      <w:start w:val="1"/>
      <w:suff w:val="tab"/>
    </w:lvl>
    <w:lvl w:ilvl="8">
      <w:isLgl w:val="false"/>
      <w:lvlJc w:val="left"/>
      <w:lvlText w:val=""/>
      <w:numFmt w:val="bullet"/>
      <w:pPr>
        <w:pBdr/>
        <w:spacing/>
        <w:ind w:hanging="360" w:left="7536"/>
      </w:pPr>
      <w:rPr>
        <w:rFonts w:hint="default" w:ascii="Wingdings" w:hAnsi="Wingdings"/>
      </w:rPr>
      <w:start w:val="1"/>
      <w:suff w:val="tab"/>
    </w:lvl>
  </w:abstractNum>
  <w:abstractNum w:abstractNumId="14">
    <w:nsid w:val="3404418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3ED2433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420629CD"/>
    <w:lvl w:ilvl="0">
      <w:isLgl w:val="false"/>
      <w:lvlJc w:val="left"/>
      <w:lvlText w:val="%1."/>
      <w:numFmt w:val="upperRoman"/>
      <w:pPr>
        <w:pBdr/>
        <w:spacing/>
        <w:ind w:hanging="720" w:left="1080"/>
      </w:pPr>
      <w:rPr>
        <w:rFonts w:hint="default"/>
      </w:rPr>
      <w:start w:val="1"/>
      <w:suff w:val="tab"/>
    </w:lvl>
    <w:lvl w:ilvl="1">
      <w:isLgl w:val="false"/>
      <w:lvlJc w:val="left"/>
      <w:lvlText w:val="%2."/>
      <w:numFmt w:val="decimal"/>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469E619D"/>
    <w:lvl w:ilvl="0">
      <w:isLgl w:val="false"/>
      <w:lvlJc w:val="left"/>
      <w:lvlText w:val=""/>
      <w:numFmt w:val="bullet"/>
      <w:pPr>
        <w:pBdr/>
        <w:spacing/>
        <w:ind w:hanging="360" w:left="720"/>
      </w:pPr>
      <w:rPr>
        <w:rFonts w:hint="default" w:ascii="Symbol" w:hAnsi="Symbol"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7A13086"/>
    <w:lvl w:ilvl="0">
      <w:isLgl w:val="false"/>
      <w:lvlJc w:val="left"/>
      <w:lvlText w:val="%1."/>
      <w:numFmt w:val="decimal"/>
      <w:pPr>
        <w:pBdr/>
        <w:spacing/>
        <w:ind w:hanging="360" w:left="360"/>
      </w:pPr>
      <w:rPr>
        <w:rFonts w:hint="default"/>
      </w:rPr>
      <w:start w:val="1"/>
      <w:suff w:val="tab"/>
    </w:lvl>
    <w:lvl w:ilvl="1">
      <w:isLgl w:val="false"/>
      <w:lvlJc w:val="left"/>
      <w:lvlText w:val="2.%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3"/>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9">
    <w:nsid w:val="4A061BC1"/>
    <w:lvl w:ilvl="0">
      <w:isLgl w:val="false"/>
      <w:lvlJc w:val="left"/>
      <w:lvlText w:val=""/>
      <w:numFmt w:val="bullet"/>
      <w:pPr>
        <w:pBdr/>
        <w:spacing/>
        <w:ind w:hanging="360" w:left="720"/>
      </w:pPr>
      <w:rPr>
        <w:rFonts w:hint="default" w:ascii="Symbol" w:hAnsi="Symbol"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E210D34"/>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1">
    <w:nsid w:val="50994A63"/>
    <w:lvl w:ilvl="0">
      <w:isLgl w:val="false"/>
      <w:lvlJc w:val="left"/>
      <w:lvlText w:val=""/>
      <w:numFmt w:val="bullet"/>
      <w:pPr>
        <w:pBdr/>
        <w:spacing/>
        <w:ind w:hanging="360" w:left="720"/>
      </w:pPr>
      <w:rPr>
        <w:rFonts w:hint="default" w:ascii="Symbol" w:hAnsi="Symbol"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2C21D4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927746E"/>
    <w:lvl w:ilvl="0">
      <w:isLgl w:val="false"/>
      <w:lvlJc w:val="left"/>
      <w:lvlText w:val="%1."/>
      <w:numFmt w:val="decimal"/>
      <w:pPr>
        <w:pBdr/>
        <w:spacing/>
        <w:ind w:hanging="720" w:left="1080"/>
      </w:pPr>
      <w:rPr>
        <w:rFonts w:hint="default"/>
      </w:rPr>
      <w:start w:val="1"/>
      <w:suff w:val="tab"/>
    </w:lvl>
    <w:lvl w:ilvl="1">
      <w:isLgl w:val="false"/>
      <w:lvlJc w:val="left"/>
      <w:lvlText w:val="%2."/>
      <w:numFmt w:val="decimal"/>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5C7F354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621A3F3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6227449E"/>
    <w:lvl w:ilvl="0">
      <w:isLgl w:val="false"/>
      <w:lvlJc w:val="left"/>
      <w:lvlText w:val=""/>
      <w:numFmt w:val="bullet"/>
      <w:pPr>
        <w:pBdr/>
        <w:spacing/>
        <w:ind w:hanging="360" w:left="720"/>
      </w:pPr>
      <w:rPr>
        <w:rFonts w:hint="default" w:ascii="Symbol" w:hAnsi="Symbol" w:eastAsiaTheme="minorHAnsi" w:cstheme="minorBidi"/>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657B6094"/>
    <w:lvl w:ilvl="0">
      <w:isLgl w:val="false"/>
      <w:lvlJc w:val="left"/>
      <w:lvlText w:val=""/>
      <w:numFmt w:val="bullet"/>
      <w:pPr>
        <w:pBdr/>
        <w:spacing/>
        <w:ind w:hanging="360" w:left="720"/>
      </w:pPr>
      <w:rPr>
        <w:rFonts w:hint="default" w:ascii="Symbol" w:hAnsi="Symbol"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685C5A54"/>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9">
    <w:nsid w:val="6E8B1FC4"/>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0">
    <w:nsid w:val="709F445D"/>
    <w:lvl w:ilvl="0">
      <w:isLgl w:val="false"/>
      <w:lvlJc w:val="left"/>
      <w:lvlText w:val="%1."/>
      <w:numFmt w:val="lowerLetter"/>
      <w:pPr>
        <w:pBdr/>
        <w:spacing/>
        <w:ind w:hanging="360" w:left="2136"/>
      </w:pPr>
      <w:rPr/>
      <w:start w:val="1"/>
      <w:suff w:val="tab"/>
    </w:lvl>
    <w:lvl w:ilvl="1">
      <w:isLgl w:val="false"/>
      <w:lvlJc w:val="left"/>
      <w:lvlText w:val="%2."/>
      <w:numFmt w:val="lowerLetter"/>
      <w:pPr>
        <w:pBdr/>
        <w:spacing/>
        <w:ind w:hanging="360" w:left="2856"/>
      </w:pPr>
      <w:rPr/>
      <w:start w:val="1"/>
      <w:suff w:val="tab"/>
    </w:lvl>
    <w:lvl w:ilvl="2">
      <w:isLgl w:val="false"/>
      <w:lvlJc w:val="right"/>
      <w:lvlText w:val="%3."/>
      <w:numFmt w:val="lowerRoman"/>
      <w:pPr>
        <w:pBdr/>
        <w:spacing/>
        <w:ind w:hanging="180" w:left="3576"/>
      </w:pPr>
      <w:rPr/>
      <w:start w:val="1"/>
      <w:suff w:val="tab"/>
    </w:lvl>
    <w:lvl w:ilvl="3">
      <w:isLgl w:val="false"/>
      <w:lvlJc w:val="left"/>
      <w:lvlText w:val="%4."/>
      <w:numFmt w:val="decimal"/>
      <w:pPr>
        <w:pBdr/>
        <w:spacing/>
        <w:ind w:hanging="360" w:left="4296"/>
      </w:pPr>
      <w:rPr/>
      <w:start w:val="1"/>
      <w:suff w:val="tab"/>
    </w:lvl>
    <w:lvl w:ilvl="4">
      <w:isLgl w:val="false"/>
      <w:lvlJc w:val="left"/>
      <w:lvlText w:val="%5."/>
      <w:numFmt w:val="lowerLetter"/>
      <w:pPr>
        <w:pBdr/>
        <w:spacing/>
        <w:ind w:hanging="360" w:left="5016"/>
      </w:pPr>
      <w:rPr/>
      <w:start w:val="1"/>
      <w:suff w:val="tab"/>
    </w:lvl>
    <w:lvl w:ilvl="5">
      <w:isLgl w:val="false"/>
      <w:lvlJc w:val="right"/>
      <w:lvlText w:val="%6."/>
      <w:numFmt w:val="lowerRoman"/>
      <w:pPr>
        <w:pBdr/>
        <w:spacing/>
        <w:ind w:hanging="180" w:left="5736"/>
      </w:pPr>
      <w:rPr/>
      <w:start w:val="1"/>
      <w:suff w:val="tab"/>
    </w:lvl>
    <w:lvl w:ilvl="6">
      <w:isLgl w:val="false"/>
      <w:lvlJc w:val="left"/>
      <w:lvlText w:val="%7."/>
      <w:numFmt w:val="decimal"/>
      <w:pPr>
        <w:pBdr/>
        <w:spacing/>
        <w:ind w:hanging="360" w:left="6456"/>
      </w:pPr>
      <w:rPr/>
      <w:start w:val="1"/>
      <w:suff w:val="tab"/>
    </w:lvl>
    <w:lvl w:ilvl="7">
      <w:isLgl w:val="false"/>
      <w:lvlJc w:val="left"/>
      <w:lvlText w:val="%8."/>
      <w:numFmt w:val="lowerLetter"/>
      <w:pPr>
        <w:pBdr/>
        <w:spacing/>
        <w:ind w:hanging="360" w:left="7176"/>
      </w:pPr>
      <w:rPr/>
      <w:start w:val="1"/>
      <w:suff w:val="tab"/>
    </w:lvl>
    <w:lvl w:ilvl="8">
      <w:isLgl w:val="false"/>
      <w:lvlJc w:val="right"/>
      <w:lvlText w:val="%9."/>
      <w:numFmt w:val="lowerRoman"/>
      <w:pPr>
        <w:pBdr/>
        <w:spacing/>
        <w:ind w:hanging="180" w:left="7896"/>
      </w:pPr>
      <w:rPr/>
      <w:start w:val="1"/>
      <w:suff w:val="tab"/>
    </w:lvl>
  </w:abstractNum>
  <w:abstractNum w:abstractNumId="31">
    <w:nsid w:val="73073703"/>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432" w:left="792"/>
      </w:pPr>
      <w:rPr>
        <w:rFonts w:hint="default"/>
      </w:rPr>
      <w:start w:val="5"/>
      <w:suff w:val="tab"/>
    </w:lvl>
    <w:lvl w:ilvl="2">
      <w:isLgl w:val="false"/>
      <w:lvlJc w:val="left"/>
      <w:lvlText w:val="%1.%2.%3."/>
      <w:numFmt w:val="decimal"/>
      <w:pPr>
        <w:pBdr/>
        <w:spacing/>
        <w:ind w:hanging="504" w:left="1224"/>
      </w:pPr>
      <w:rPr>
        <w:rFonts w:hint="default"/>
      </w:rPr>
      <w:start w:val="3"/>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32">
    <w:nsid w:val="77235592"/>
    <w:lvl w:ilvl="0">
      <w:isLgl w:val="false"/>
      <w:lvlJc w:val="left"/>
      <w:lvlText w:val="%1."/>
      <w:numFmt w:val="lowerLetter"/>
      <w:pPr>
        <w:pBdr/>
        <w:spacing/>
        <w:ind w:hanging="360" w:left="2136"/>
      </w:pPr>
      <w:rPr/>
      <w:start w:val="1"/>
      <w:suff w:val="tab"/>
    </w:lvl>
    <w:lvl w:ilvl="1">
      <w:isLgl w:val="false"/>
      <w:lvlJc w:val="left"/>
      <w:lvlText w:val="%2."/>
      <w:numFmt w:val="lowerLetter"/>
      <w:pPr>
        <w:pBdr/>
        <w:spacing/>
        <w:ind w:hanging="360" w:left="2856"/>
      </w:pPr>
      <w:rPr/>
      <w:start w:val="1"/>
      <w:suff w:val="tab"/>
    </w:lvl>
    <w:lvl w:ilvl="2">
      <w:isLgl w:val="false"/>
      <w:lvlJc w:val="right"/>
      <w:lvlText w:val="%3."/>
      <w:numFmt w:val="lowerRoman"/>
      <w:pPr>
        <w:pBdr/>
        <w:spacing/>
        <w:ind w:hanging="180" w:left="3576"/>
      </w:pPr>
      <w:rPr/>
      <w:start w:val="1"/>
      <w:suff w:val="tab"/>
    </w:lvl>
    <w:lvl w:ilvl="3">
      <w:isLgl w:val="false"/>
      <w:lvlJc w:val="left"/>
      <w:lvlText w:val="%4."/>
      <w:numFmt w:val="decimal"/>
      <w:pPr>
        <w:pBdr/>
        <w:spacing/>
        <w:ind w:hanging="360" w:left="4296"/>
      </w:pPr>
      <w:rPr/>
      <w:start w:val="1"/>
      <w:suff w:val="tab"/>
    </w:lvl>
    <w:lvl w:ilvl="4">
      <w:isLgl w:val="false"/>
      <w:lvlJc w:val="left"/>
      <w:lvlText w:val="%5."/>
      <w:numFmt w:val="lowerLetter"/>
      <w:pPr>
        <w:pBdr/>
        <w:spacing/>
        <w:ind w:hanging="360" w:left="5016"/>
      </w:pPr>
      <w:rPr/>
      <w:start w:val="1"/>
      <w:suff w:val="tab"/>
    </w:lvl>
    <w:lvl w:ilvl="5">
      <w:isLgl w:val="false"/>
      <w:lvlJc w:val="right"/>
      <w:lvlText w:val="%6."/>
      <w:numFmt w:val="lowerRoman"/>
      <w:pPr>
        <w:pBdr/>
        <w:spacing/>
        <w:ind w:hanging="180" w:left="5736"/>
      </w:pPr>
      <w:rPr/>
      <w:start w:val="1"/>
      <w:suff w:val="tab"/>
    </w:lvl>
    <w:lvl w:ilvl="6">
      <w:isLgl w:val="false"/>
      <w:lvlJc w:val="left"/>
      <w:lvlText w:val="%7."/>
      <w:numFmt w:val="decimal"/>
      <w:pPr>
        <w:pBdr/>
        <w:spacing/>
        <w:ind w:hanging="360" w:left="6456"/>
      </w:pPr>
      <w:rPr/>
      <w:start w:val="1"/>
      <w:suff w:val="tab"/>
    </w:lvl>
    <w:lvl w:ilvl="7">
      <w:isLgl w:val="false"/>
      <w:lvlJc w:val="left"/>
      <w:lvlText w:val="%8."/>
      <w:numFmt w:val="lowerLetter"/>
      <w:pPr>
        <w:pBdr/>
        <w:spacing/>
        <w:ind w:hanging="360" w:left="7176"/>
      </w:pPr>
      <w:rPr/>
      <w:start w:val="1"/>
      <w:suff w:val="tab"/>
    </w:lvl>
    <w:lvl w:ilvl="8">
      <w:isLgl w:val="false"/>
      <w:lvlJc w:val="right"/>
      <w:lvlText w:val="%9."/>
      <w:numFmt w:val="lowerRoman"/>
      <w:pPr>
        <w:pBdr/>
        <w:spacing/>
        <w:ind w:hanging="180" w:left="7896"/>
      </w:pPr>
      <w:rPr/>
      <w:start w:val="1"/>
      <w:suff w:val="tab"/>
    </w:lvl>
  </w:abstractNum>
  <w:abstractNum w:abstractNumId="33">
    <w:nsid w:val="7C370E06"/>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num w:numId="1">
    <w:abstractNumId w:val="25"/>
  </w:num>
  <w:num w:numId="2">
    <w:abstractNumId w:val="16"/>
  </w:num>
  <w:num w:numId="3">
    <w:abstractNumId w:val="7"/>
  </w:num>
  <w:num w:numId="4">
    <w:abstractNumId w:val="10"/>
  </w:num>
  <w:num w:numId="5">
    <w:abstractNumId w:val="26"/>
  </w:num>
  <w:num w:numId="6">
    <w:abstractNumId w:val="19"/>
  </w:num>
  <w:num w:numId="7">
    <w:abstractNumId w:val="27"/>
  </w:num>
  <w:num w:numId="8">
    <w:abstractNumId w:val="17"/>
  </w:num>
  <w:num w:numId="9">
    <w:abstractNumId w:val="24"/>
  </w:num>
  <w:num w:numId="10">
    <w:abstractNumId w:val="14"/>
  </w:num>
  <w:num w:numId="11">
    <w:abstractNumId w:val="5"/>
  </w:num>
  <w:num w:numId="12">
    <w:abstractNumId w:val="15"/>
  </w:num>
  <w:num w:numId="13">
    <w:abstractNumId w:val="21"/>
  </w:num>
  <w:num w:numId="14">
    <w:abstractNumId w:val="9"/>
  </w:num>
  <w:num w:numId="15">
    <w:abstractNumId w:val="32"/>
  </w:num>
  <w:num w:numId="16">
    <w:abstractNumId w:val="30"/>
  </w:num>
  <w:num w:numId="17">
    <w:abstractNumId w:val="22"/>
  </w:num>
  <w:num w:numId="18">
    <w:abstractNumId w:val="4"/>
  </w:num>
  <w:num w:numId="19">
    <w:abstractNumId w:val="13"/>
  </w:num>
  <w:num w:numId="20">
    <w:abstractNumId w:val="2"/>
  </w:num>
  <w:num w:numId="21">
    <w:abstractNumId w:val="8"/>
  </w:num>
  <w:num w:numId="22">
    <w:abstractNumId w:val="23"/>
  </w:num>
  <w:num w:numId="23">
    <w:abstractNumId w:val="33"/>
  </w:num>
  <w:num w:numId="24">
    <w:abstractNumId w:val="6"/>
  </w:num>
  <w:num w:numId="25">
    <w:abstractNumId w:val="0"/>
  </w:num>
  <w:num w:numId="26">
    <w:abstractNumId w:val="11"/>
  </w:num>
  <w:num w:numId="27">
    <w:abstractNumId w:val="1"/>
  </w:num>
  <w:num w:numId="28">
    <w:abstractNumId w:val="12"/>
  </w:num>
  <w:num w:numId="29">
    <w:abstractNumId w:val="28"/>
  </w:num>
  <w:num w:numId="30">
    <w:abstractNumId w:val="20"/>
  </w:num>
  <w:num w:numId="31">
    <w:abstractNumId w:val="18"/>
  </w:num>
  <w:num w:numId="32">
    <w:abstractNumId w:val="29"/>
  </w:num>
  <w:num w:numId="33">
    <w:abstractNumId w:val="31"/>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OLARD Cécile">
    <w15:presenceInfo w15:providerId="None" w15:userId="BOLARD Céci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82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8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2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2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2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2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2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2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2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2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2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2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2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2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2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2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2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2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2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2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2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2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2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2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2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2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2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2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2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2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2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2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2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2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2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2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2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2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2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2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2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2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2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2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2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2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2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2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2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2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2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2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2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2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2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2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82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2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2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2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82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2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2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2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2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2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2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2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2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25"/>
    <w:link w:val="816"/>
    <w:uiPriority w:val="9"/>
    <w:pPr>
      <w:pBdr/>
      <w:spacing/>
      <w:ind/>
    </w:pPr>
    <w:rPr>
      <w:rFonts w:ascii="Arial" w:hAnsi="Arial" w:eastAsia="Arial" w:cs="Arial"/>
      <w:color w:val="0f4761" w:themeColor="accent1" w:themeShade="BF"/>
      <w:sz w:val="40"/>
      <w:szCs w:val="40"/>
    </w:rPr>
  </w:style>
  <w:style w:type="character" w:styleId="151">
    <w:name w:val="Heading 2 Char"/>
    <w:basedOn w:val="825"/>
    <w:link w:val="817"/>
    <w:uiPriority w:val="9"/>
    <w:pPr>
      <w:pBdr/>
      <w:spacing/>
      <w:ind/>
    </w:pPr>
    <w:rPr>
      <w:rFonts w:ascii="Arial" w:hAnsi="Arial" w:eastAsia="Arial" w:cs="Arial"/>
      <w:color w:val="0f4761" w:themeColor="accent1" w:themeShade="BF"/>
      <w:sz w:val="32"/>
      <w:szCs w:val="32"/>
    </w:rPr>
  </w:style>
  <w:style w:type="character" w:styleId="152">
    <w:name w:val="Heading 3 Char"/>
    <w:basedOn w:val="825"/>
    <w:link w:val="818"/>
    <w:uiPriority w:val="9"/>
    <w:pPr>
      <w:pBdr/>
      <w:spacing/>
      <w:ind/>
    </w:pPr>
    <w:rPr>
      <w:rFonts w:ascii="Arial" w:hAnsi="Arial" w:eastAsia="Arial" w:cs="Arial"/>
      <w:color w:val="0f4761" w:themeColor="accent1" w:themeShade="BF"/>
      <w:sz w:val="28"/>
      <w:szCs w:val="28"/>
    </w:rPr>
  </w:style>
  <w:style w:type="character" w:styleId="153">
    <w:name w:val="Heading 4 Char"/>
    <w:basedOn w:val="825"/>
    <w:link w:val="819"/>
    <w:uiPriority w:val="9"/>
    <w:pPr>
      <w:pBdr/>
      <w:spacing/>
      <w:ind/>
    </w:pPr>
    <w:rPr>
      <w:rFonts w:ascii="Arial" w:hAnsi="Arial" w:eastAsia="Arial" w:cs="Arial"/>
      <w:i/>
      <w:iCs/>
      <w:color w:val="0f4761" w:themeColor="accent1" w:themeShade="BF"/>
    </w:rPr>
  </w:style>
  <w:style w:type="character" w:styleId="154">
    <w:name w:val="Heading 5 Char"/>
    <w:basedOn w:val="825"/>
    <w:link w:val="820"/>
    <w:uiPriority w:val="9"/>
    <w:pPr>
      <w:pBdr/>
      <w:spacing/>
      <w:ind/>
    </w:pPr>
    <w:rPr>
      <w:rFonts w:ascii="Arial" w:hAnsi="Arial" w:eastAsia="Arial" w:cs="Arial"/>
      <w:color w:val="0f4761" w:themeColor="accent1" w:themeShade="BF"/>
    </w:rPr>
  </w:style>
  <w:style w:type="character" w:styleId="155">
    <w:name w:val="Heading 6 Char"/>
    <w:basedOn w:val="825"/>
    <w:link w:val="821"/>
    <w:uiPriority w:val="9"/>
    <w:pPr>
      <w:pBdr/>
      <w:spacing/>
      <w:ind/>
    </w:pPr>
    <w:rPr>
      <w:rFonts w:ascii="Arial" w:hAnsi="Arial" w:eastAsia="Arial" w:cs="Arial"/>
      <w:i/>
      <w:iCs/>
      <w:color w:val="595959" w:themeColor="text1" w:themeTint="A6"/>
    </w:rPr>
  </w:style>
  <w:style w:type="character" w:styleId="156">
    <w:name w:val="Heading 7 Char"/>
    <w:basedOn w:val="825"/>
    <w:link w:val="822"/>
    <w:uiPriority w:val="9"/>
    <w:pPr>
      <w:pBdr/>
      <w:spacing/>
      <w:ind/>
    </w:pPr>
    <w:rPr>
      <w:rFonts w:ascii="Arial" w:hAnsi="Arial" w:eastAsia="Arial" w:cs="Arial"/>
      <w:color w:val="595959" w:themeColor="text1" w:themeTint="A6"/>
    </w:rPr>
  </w:style>
  <w:style w:type="character" w:styleId="157">
    <w:name w:val="Heading 8 Char"/>
    <w:basedOn w:val="825"/>
    <w:link w:val="823"/>
    <w:uiPriority w:val="9"/>
    <w:pPr>
      <w:pBdr/>
      <w:spacing/>
      <w:ind/>
    </w:pPr>
    <w:rPr>
      <w:rFonts w:ascii="Arial" w:hAnsi="Arial" w:eastAsia="Arial" w:cs="Arial"/>
      <w:i/>
      <w:iCs/>
      <w:color w:val="272727" w:themeColor="text1" w:themeTint="D8"/>
    </w:rPr>
  </w:style>
  <w:style w:type="character" w:styleId="158">
    <w:name w:val="Heading 9 Char"/>
    <w:basedOn w:val="825"/>
    <w:link w:val="824"/>
    <w:uiPriority w:val="9"/>
    <w:pPr>
      <w:pBdr/>
      <w:spacing/>
      <w:ind/>
    </w:pPr>
    <w:rPr>
      <w:rFonts w:ascii="Arial" w:hAnsi="Arial" w:eastAsia="Arial" w:cs="Arial"/>
      <w:i/>
      <w:iCs/>
      <w:color w:val="272727" w:themeColor="text1" w:themeTint="D8"/>
    </w:rPr>
  </w:style>
  <w:style w:type="character" w:styleId="160">
    <w:name w:val="Title Char"/>
    <w:basedOn w:val="825"/>
    <w:link w:val="852"/>
    <w:uiPriority w:val="10"/>
    <w:pPr>
      <w:pBdr/>
      <w:spacing/>
      <w:ind/>
    </w:pPr>
    <w:rPr>
      <w:rFonts w:ascii="Arial" w:hAnsi="Arial" w:eastAsia="Arial" w:cs="Arial"/>
      <w:spacing w:val="-10"/>
      <w:sz w:val="56"/>
      <w:szCs w:val="56"/>
    </w:rPr>
  </w:style>
  <w:style w:type="paragraph" w:styleId="161">
    <w:name w:val="Subtitle"/>
    <w:basedOn w:val="815"/>
    <w:next w:val="815"/>
    <w:link w:val="162"/>
    <w:uiPriority w:val="11"/>
    <w:qFormat/>
    <w:pPr>
      <w:numPr>
        <w:ilvl w:val="1"/>
      </w:numPr>
      <w:pBdr/>
      <w:spacing/>
      <w:ind/>
    </w:pPr>
    <w:rPr>
      <w:color w:val="595959" w:themeColor="text1" w:themeTint="A6"/>
      <w:spacing w:val="15"/>
      <w:sz w:val="28"/>
      <w:szCs w:val="28"/>
    </w:rPr>
  </w:style>
  <w:style w:type="character" w:styleId="162">
    <w:name w:val="Subtitle Char"/>
    <w:basedOn w:val="825"/>
    <w:link w:val="161"/>
    <w:uiPriority w:val="11"/>
    <w:pPr>
      <w:pBdr/>
      <w:spacing/>
      <w:ind/>
    </w:pPr>
    <w:rPr>
      <w:color w:val="595959" w:themeColor="text1" w:themeTint="A6"/>
      <w:spacing w:val="15"/>
      <w:sz w:val="28"/>
      <w:szCs w:val="28"/>
    </w:rPr>
  </w:style>
  <w:style w:type="paragraph" w:styleId="163">
    <w:name w:val="Quote"/>
    <w:basedOn w:val="815"/>
    <w:next w:val="815"/>
    <w:link w:val="164"/>
    <w:uiPriority w:val="29"/>
    <w:qFormat/>
    <w:pPr>
      <w:pBdr/>
      <w:spacing w:before="160"/>
      <w:ind/>
      <w:jc w:val="center"/>
    </w:pPr>
    <w:rPr>
      <w:i/>
      <w:iCs/>
      <w:color w:val="404040" w:themeColor="text1" w:themeTint="BF"/>
    </w:rPr>
  </w:style>
  <w:style w:type="character" w:styleId="164">
    <w:name w:val="Quote Char"/>
    <w:basedOn w:val="825"/>
    <w:link w:val="163"/>
    <w:uiPriority w:val="29"/>
    <w:pPr>
      <w:pBdr/>
      <w:spacing/>
      <w:ind/>
    </w:pPr>
    <w:rPr>
      <w:i/>
      <w:iCs/>
      <w:color w:val="404040" w:themeColor="text1" w:themeTint="BF"/>
    </w:rPr>
  </w:style>
  <w:style w:type="character" w:styleId="166">
    <w:name w:val="Intense Emphasis"/>
    <w:basedOn w:val="825"/>
    <w:uiPriority w:val="21"/>
    <w:qFormat/>
    <w:pPr>
      <w:pBdr/>
      <w:spacing/>
      <w:ind/>
    </w:pPr>
    <w:rPr>
      <w:i/>
      <w:iCs/>
      <w:color w:val="0f4761" w:themeColor="accent1" w:themeShade="BF"/>
    </w:rPr>
  </w:style>
  <w:style w:type="paragraph" w:styleId="167">
    <w:name w:val="Intense Quote"/>
    <w:basedOn w:val="815"/>
    <w:next w:val="815"/>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25"/>
    <w:link w:val="167"/>
    <w:uiPriority w:val="30"/>
    <w:pPr>
      <w:pBdr/>
      <w:spacing/>
      <w:ind/>
    </w:pPr>
    <w:rPr>
      <w:i/>
      <w:iCs/>
      <w:color w:val="0f4761" w:themeColor="accent1" w:themeShade="BF"/>
    </w:rPr>
  </w:style>
  <w:style w:type="character" w:styleId="169">
    <w:name w:val="Intense Reference"/>
    <w:basedOn w:val="825"/>
    <w:uiPriority w:val="32"/>
    <w:qFormat/>
    <w:pPr>
      <w:pBdr/>
      <w:spacing/>
      <w:ind/>
    </w:pPr>
    <w:rPr>
      <w:b/>
      <w:bCs/>
      <w:smallCaps/>
      <w:color w:val="0f4761" w:themeColor="accent1" w:themeShade="BF"/>
      <w:spacing w:val="5"/>
    </w:rPr>
  </w:style>
  <w:style w:type="paragraph" w:styleId="170">
    <w:name w:val="No Spacing"/>
    <w:basedOn w:val="815"/>
    <w:uiPriority w:val="1"/>
    <w:qFormat/>
    <w:pPr>
      <w:pBdr/>
      <w:spacing w:after="0" w:line="240" w:lineRule="auto"/>
      <w:ind/>
    </w:pPr>
  </w:style>
  <w:style w:type="character" w:styleId="171">
    <w:name w:val="Subtle Emphasis"/>
    <w:basedOn w:val="825"/>
    <w:uiPriority w:val="19"/>
    <w:qFormat/>
    <w:pPr>
      <w:pBdr/>
      <w:spacing/>
      <w:ind/>
    </w:pPr>
    <w:rPr>
      <w:i/>
      <w:iCs/>
      <w:color w:val="404040" w:themeColor="text1" w:themeTint="BF"/>
    </w:rPr>
  </w:style>
  <w:style w:type="character" w:styleId="172">
    <w:name w:val="Emphasis"/>
    <w:basedOn w:val="825"/>
    <w:uiPriority w:val="20"/>
    <w:qFormat/>
    <w:pPr>
      <w:pBdr/>
      <w:spacing/>
      <w:ind/>
    </w:pPr>
    <w:rPr>
      <w:i/>
      <w:iCs/>
    </w:rPr>
  </w:style>
  <w:style w:type="character" w:styleId="173">
    <w:name w:val="Strong"/>
    <w:basedOn w:val="825"/>
    <w:uiPriority w:val="22"/>
    <w:qFormat/>
    <w:pPr>
      <w:pBdr/>
      <w:spacing/>
      <w:ind/>
    </w:pPr>
    <w:rPr>
      <w:b/>
      <w:bCs/>
    </w:rPr>
  </w:style>
  <w:style w:type="character" w:styleId="174">
    <w:name w:val="Subtle Reference"/>
    <w:basedOn w:val="825"/>
    <w:uiPriority w:val="31"/>
    <w:qFormat/>
    <w:pPr>
      <w:pBdr/>
      <w:spacing/>
      <w:ind/>
    </w:pPr>
    <w:rPr>
      <w:smallCaps/>
      <w:color w:val="5a5a5a" w:themeColor="text1" w:themeTint="A5"/>
    </w:rPr>
  </w:style>
  <w:style w:type="character" w:styleId="175">
    <w:name w:val="Book Title"/>
    <w:basedOn w:val="825"/>
    <w:uiPriority w:val="33"/>
    <w:qFormat/>
    <w:pPr>
      <w:pBdr/>
      <w:spacing/>
      <w:ind/>
    </w:pPr>
    <w:rPr>
      <w:b/>
      <w:bCs/>
      <w:i/>
      <w:iCs/>
      <w:spacing w:val="5"/>
    </w:rPr>
  </w:style>
  <w:style w:type="character" w:styleId="177">
    <w:name w:val="Header Char"/>
    <w:basedOn w:val="825"/>
    <w:link w:val="831"/>
    <w:uiPriority w:val="99"/>
    <w:pPr>
      <w:pBdr/>
      <w:spacing/>
      <w:ind/>
    </w:pPr>
  </w:style>
  <w:style w:type="character" w:styleId="179">
    <w:name w:val="Footer Char"/>
    <w:basedOn w:val="825"/>
    <w:link w:val="833"/>
    <w:uiPriority w:val="99"/>
    <w:pPr>
      <w:pBdr/>
      <w:spacing/>
      <w:ind/>
    </w:pPr>
  </w:style>
  <w:style w:type="paragraph" w:styleId="180">
    <w:name w:val="Caption"/>
    <w:basedOn w:val="815"/>
    <w:next w:val="815"/>
    <w:uiPriority w:val="35"/>
    <w:unhideWhenUsed/>
    <w:qFormat/>
    <w:pPr>
      <w:pBdr/>
      <w:spacing w:after="200" w:line="240" w:lineRule="auto"/>
      <w:ind/>
    </w:pPr>
    <w:rPr>
      <w:i/>
      <w:iCs/>
      <w:color w:val="0e2841" w:themeColor="text2"/>
      <w:sz w:val="18"/>
      <w:szCs w:val="18"/>
    </w:rPr>
  </w:style>
  <w:style w:type="character" w:styleId="182">
    <w:name w:val="Footnote Text Char"/>
    <w:basedOn w:val="825"/>
    <w:link w:val="837"/>
    <w:uiPriority w:val="99"/>
    <w:semiHidden/>
    <w:pPr>
      <w:pBdr/>
      <w:spacing/>
      <w:ind/>
    </w:pPr>
    <w:rPr>
      <w:sz w:val="20"/>
      <w:szCs w:val="20"/>
    </w:rPr>
  </w:style>
  <w:style w:type="paragraph" w:styleId="184">
    <w:name w:val="endnote text"/>
    <w:basedOn w:val="815"/>
    <w:link w:val="185"/>
    <w:uiPriority w:val="99"/>
    <w:semiHidden/>
    <w:unhideWhenUsed/>
    <w:pPr>
      <w:pBdr/>
      <w:spacing w:after="0" w:line="240" w:lineRule="auto"/>
      <w:ind/>
    </w:pPr>
    <w:rPr>
      <w:sz w:val="20"/>
      <w:szCs w:val="20"/>
    </w:rPr>
  </w:style>
  <w:style w:type="character" w:styleId="185">
    <w:name w:val="Endnote Text Char"/>
    <w:basedOn w:val="825"/>
    <w:link w:val="184"/>
    <w:uiPriority w:val="99"/>
    <w:semiHidden/>
    <w:pPr>
      <w:pBdr/>
      <w:spacing/>
      <w:ind/>
    </w:pPr>
    <w:rPr>
      <w:sz w:val="20"/>
      <w:szCs w:val="20"/>
    </w:rPr>
  </w:style>
  <w:style w:type="character" w:styleId="186">
    <w:name w:val="endnote reference"/>
    <w:basedOn w:val="825"/>
    <w:uiPriority w:val="99"/>
    <w:semiHidden/>
    <w:unhideWhenUsed/>
    <w:pPr>
      <w:pBdr/>
      <w:spacing/>
      <w:ind/>
    </w:pPr>
    <w:rPr>
      <w:vertAlign w:val="superscript"/>
    </w:rPr>
  </w:style>
  <w:style w:type="character" w:styleId="188">
    <w:name w:val="FollowedHyperlink"/>
    <w:basedOn w:val="825"/>
    <w:uiPriority w:val="99"/>
    <w:semiHidden/>
    <w:unhideWhenUsed/>
    <w:pPr>
      <w:pBdr/>
      <w:spacing/>
      <w:ind/>
    </w:pPr>
    <w:rPr>
      <w:color w:val="954f72" w:themeColor="followedHyperlink"/>
      <w:u w:val="single"/>
    </w:rPr>
  </w:style>
  <w:style w:type="paragraph" w:styleId="192">
    <w:name w:val="toc 4"/>
    <w:basedOn w:val="815"/>
    <w:next w:val="815"/>
    <w:uiPriority w:val="39"/>
    <w:unhideWhenUsed/>
    <w:pPr>
      <w:pBdr/>
      <w:spacing w:after="100"/>
      <w:ind w:left="660"/>
    </w:pPr>
  </w:style>
  <w:style w:type="paragraph" w:styleId="193">
    <w:name w:val="toc 5"/>
    <w:basedOn w:val="815"/>
    <w:next w:val="815"/>
    <w:uiPriority w:val="39"/>
    <w:unhideWhenUsed/>
    <w:pPr>
      <w:pBdr/>
      <w:spacing w:after="100"/>
      <w:ind w:left="880"/>
    </w:pPr>
  </w:style>
  <w:style w:type="paragraph" w:styleId="194">
    <w:name w:val="toc 6"/>
    <w:basedOn w:val="815"/>
    <w:next w:val="815"/>
    <w:uiPriority w:val="39"/>
    <w:unhideWhenUsed/>
    <w:pPr>
      <w:pBdr/>
      <w:spacing w:after="100"/>
      <w:ind w:left="1100"/>
    </w:pPr>
  </w:style>
  <w:style w:type="paragraph" w:styleId="195">
    <w:name w:val="toc 7"/>
    <w:basedOn w:val="815"/>
    <w:next w:val="815"/>
    <w:uiPriority w:val="39"/>
    <w:unhideWhenUsed/>
    <w:pPr>
      <w:pBdr/>
      <w:spacing w:after="100"/>
      <w:ind w:left="1320"/>
    </w:pPr>
  </w:style>
  <w:style w:type="paragraph" w:styleId="196">
    <w:name w:val="toc 8"/>
    <w:basedOn w:val="815"/>
    <w:next w:val="815"/>
    <w:uiPriority w:val="39"/>
    <w:unhideWhenUsed/>
    <w:pPr>
      <w:pBdr/>
      <w:spacing w:after="100"/>
      <w:ind w:left="1540"/>
    </w:pPr>
  </w:style>
  <w:style w:type="paragraph" w:styleId="197">
    <w:name w:val="toc 9"/>
    <w:basedOn w:val="815"/>
    <w:next w:val="815"/>
    <w:uiPriority w:val="39"/>
    <w:unhideWhenUsed/>
    <w:pPr>
      <w:pBdr/>
      <w:spacing w:after="100"/>
      <w:ind w:left="1760"/>
    </w:pPr>
  </w:style>
  <w:style w:type="character" w:styleId="198">
    <w:name w:val="Placeholder Text"/>
    <w:basedOn w:val="825"/>
    <w:uiPriority w:val="99"/>
    <w:semiHidden/>
    <w:pPr>
      <w:pBdr/>
      <w:spacing/>
      <w:ind/>
    </w:pPr>
    <w:rPr>
      <w:color w:val="666666"/>
    </w:rPr>
  </w:style>
  <w:style w:type="paragraph" w:styleId="209">
    <w:name w:val="table of figures"/>
    <w:basedOn w:val="815"/>
    <w:next w:val="815"/>
    <w:uiPriority w:val="99"/>
    <w:unhideWhenUsed/>
    <w:pPr>
      <w:pBdr/>
      <w:spacing w:after="0" w:afterAutospacing="0"/>
      <w:ind/>
    </w:pPr>
  </w:style>
  <w:style w:type="paragraph" w:styleId="815" w:default="1">
    <w:name w:val="Normal"/>
    <w:qFormat/>
    <w:pPr>
      <w:pBdr/>
      <w:spacing/>
      <w:ind/>
      <w:jc w:val="both"/>
    </w:pPr>
    <w:rPr>
      <w:rFonts w:ascii="Trebuchet MS" w:hAnsi="Trebuchet MS"/>
    </w:rPr>
  </w:style>
  <w:style w:type="paragraph" w:styleId="816">
    <w:name w:val="Heading 1"/>
    <w:basedOn w:val="815"/>
    <w:next w:val="815"/>
    <w:link w:val="828"/>
    <w:uiPriority w:val="9"/>
    <w:qFormat/>
    <w:pPr>
      <w:keepNext w:val="true"/>
      <w:keepLines w:val="true"/>
      <w:numPr>
        <w:numId w:val="34"/>
      </w:numPr>
      <w:pBdr/>
      <w:spacing w:after="0" w:before="240"/>
      <w:ind/>
      <w:outlineLvl w:val="0"/>
    </w:pPr>
    <w:rPr>
      <w:rFonts w:eastAsiaTheme="majorEastAsia" w:cstheme="majorBidi"/>
      <w:b/>
      <w:color w:val="82003c"/>
      <w:sz w:val="28"/>
      <w:szCs w:val="32"/>
    </w:rPr>
  </w:style>
  <w:style w:type="paragraph" w:styleId="817">
    <w:name w:val="Heading 2"/>
    <w:basedOn w:val="815"/>
    <w:next w:val="815"/>
    <w:link w:val="829"/>
    <w:uiPriority w:val="9"/>
    <w:unhideWhenUsed/>
    <w:qFormat/>
    <w:pPr>
      <w:keepNext w:val="true"/>
      <w:keepLines w:val="true"/>
      <w:numPr>
        <w:ilvl w:val="1"/>
        <w:numId w:val="34"/>
      </w:numPr>
      <w:pBdr/>
      <w:spacing w:after="0" w:before="40"/>
      <w:ind/>
      <w:outlineLvl w:val="1"/>
    </w:pPr>
    <w:rPr>
      <w:rFonts w:eastAsiaTheme="majorEastAsia" w:cstheme="majorBidi"/>
      <w:b/>
      <w:color w:val="82003c"/>
      <w:sz w:val="24"/>
      <w:szCs w:val="26"/>
      <w:u w:val="single"/>
    </w:rPr>
  </w:style>
  <w:style w:type="paragraph" w:styleId="818">
    <w:name w:val="Heading 3"/>
    <w:basedOn w:val="815"/>
    <w:next w:val="815"/>
    <w:link w:val="830"/>
    <w:uiPriority w:val="9"/>
    <w:unhideWhenUsed/>
    <w:qFormat/>
    <w:pPr>
      <w:keepNext w:val="true"/>
      <w:keepLines w:val="true"/>
      <w:numPr>
        <w:ilvl w:val="2"/>
        <w:numId w:val="34"/>
      </w:numPr>
      <w:pBdr/>
      <w:spacing w:after="0" w:before="40"/>
      <w:ind/>
      <w:outlineLvl w:val="2"/>
    </w:pPr>
    <w:rPr>
      <w:rFonts w:eastAsiaTheme="majorEastAsia" w:cstheme="majorBidi"/>
      <w:b/>
      <w:color w:val="82003c"/>
      <w:szCs w:val="24"/>
    </w:rPr>
  </w:style>
  <w:style w:type="paragraph" w:styleId="819">
    <w:name w:val="Heading 4"/>
    <w:basedOn w:val="815"/>
    <w:next w:val="815"/>
    <w:link w:val="854"/>
    <w:uiPriority w:val="9"/>
    <w:unhideWhenUsed/>
    <w:qFormat/>
    <w:pPr>
      <w:keepNext w:val="true"/>
      <w:keepLines w:val="true"/>
      <w:numPr>
        <w:ilvl w:val="3"/>
        <w:numId w:val="34"/>
      </w:numPr>
      <w:pBdr/>
      <w:spacing w:after="0" w:before="40"/>
      <w:ind/>
      <w:outlineLvl w:val="3"/>
    </w:pPr>
    <w:rPr>
      <w:rFonts w:asciiTheme="majorHAnsi" w:hAnsiTheme="majorHAnsi" w:eastAsiaTheme="majorEastAsia" w:cstheme="majorBidi"/>
      <w:b/>
      <w:i/>
      <w:iCs/>
      <w:color w:val="82003c"/>
    </w:rPr>
  </w:style>
  <w:style w:type="paragraph" w:styleId="820">
    <w:name w:val="Heading 5"/>
    <w:basedOn w:val="815"/>
    <w:next w:val="815"/>
    <w:link w:val="855"/>
    <w:uiPriority w:val="9"/>
    <w:unhideWhenUsed/>
    <w:qFormat/>
    <w:pPr>
      <w:keepNext w:val="true"/>
      <w:keepLines w:val="true"/>
      <w:numPr>
        <w:ilvl w:val="4"/>
        <w:numId w:val="34"/>
      </w:numPr>
      <w:pBdr/>
      <w:spacing w:after="0" w:before="40"/>
      <w:ind/>
      <w:outlineLvl w:val="4"/>
    </w:pPr>
    <w:rPr>
      <w:rFonts w:asciiTheme="majorHAnsi" w:hAnsiTheme="majorHAnsi" w:eastAsiaTheme="majorEastAsia" w:cstheme="majorBidi"/>
      <w:color w:val="2e74b5" w:themeColor="accent1" w:themeShade="BF"/>
    </w:rPr>
  </w:style>
  <w:style w:type="paragraph" w:styleId="821">
    <w:name w:val="Heading 6"/>
    <w:basedOn w:val="815"/>
    <w:next w:val="815"/>
    <w:link w:val="856"/>
    <w:uiPriority w:val="9"/>
    <w:semiHidden/>
    <w:unhideWhenUsed/>
    <w:qFormat/>
    <w:pPr>
      <w:keepNext w:val="true"/>
      <w:keepLines w:val="true"/>
      <w:numPr>
        <w:ilvl w:val="5"/>
        <w:numId w:val="34"/>
      </w:numPr>
      <w:pBdr/>
      <w:spacing w:after="0" w:before="40"/>
      <w:ind/>
      <w:outlineLvl w:val="5"/>
    </w:pPr>
    <w:rPr>
      <w:rFonts w:asciiTheme="majorHAnsi" w:hAnsiTheme="majorHAnsi" w:eastAsiaTheme="majorEastAsia" w:cstheme="majorBidi"/>
      <w:color w:val="1f4d78" w:themeColor="accent1" w:themeShade="7F"/>
    </w:rPr>
  </w:style>
  <w:style w:type="paragraph" w:styleId="822">
    <w:name w:val="Heading 7"/>
    <w:basedOn w:val="815"/>
    <w:next w:val="815"/>
    <w:link w:val="857"/>
    <w:uiPriority w:val="9"/>
    <w:semiHidden/>
    <w:unhideWhenUsed/>
    <w:qFormat/>
    <w:pPr>
      <w:keepNext w:val="true"/>
      <w:keepLines w:val="true"/>
      <w:numPr>
        <w:ilvl w:val="6"/>
        <w:numId w:val="34"/>
      </w:numPr>
      <w:pBdr/>
      <w:spacing w:after="0" w:before="40"/>
      <w:ind/>
      <w:outlineLvl w:val="6"/>
    </w:pPr>
    <w:rPr>
      <w:rFonts w:asciiTheme="majorHAnsi" w:hAnsiTheme="majorHAnsi" w:eastAsiaTheme="majorEastAsia" w:cstheme="majorBidi"/>
      <w:i/>
      <w:iCs/>
      <w:color w:val="1f4d78" w:themeColor="accent1" w:themeShade="7F"/>
    </w:rPr>
  </w:style>
  <w:style w:type="paragraph" w:styleId="823">
    <w:name w:val="Heading 8"/>
    <w:basedOn w:val="815"/>
    <w:next w:val="815"/>
    <w:link w:val="858"/>
    <w:uiPriority w:val="9"/>
    <w:semiHidden/>
    <w:unhideWhenUsed/>
    <w:qFormat/>
    <w:pPr>
      <w:keepNext w:val="true"/>
      <w:keepLines w:val="true"/>
      <w:numPr>
        <w:ilvl w:val="7"/>
        <w:numId w:val="34"/>
      </w:numPr>
      <w:pBdr/>
      <w:spacing w:after="0" w:before="40"/>
      <w:ind/>
      <w:outlineLvl w:val="7"/>
    </w:pPr>
    <w:rPr>
      <w:rFonts w:asciiTheme="majorHAnsi" w:hAnsiTheme="majorHAnsi" w:eastAsiaTheme="majorEastAsia" w:cstheme="majorBidi"/>
      <w:color w:val="272727" w:themeColor="text1" w:themeTint="D8"/>
      <w:sz w:val="21"/>
      <w:szCs w:val="21"/>
    </w:rPr>
  </w:style>
  <w:style w:type="paragraph" w:styleId="824">
    <w:name w:val="Heading 9"/>
    <w:basedOn w:val="815"/>
    <w:next w:val="815"/>
    <w:link w:val="859"/>
    <w:uiPriority w:val="9"/>
    <w:semiHidden/>
    <w:unhideWhenUsed/>
    <w:qFormat/>
    <w:pPr>
      <w:keepNext w:val="true"/>
      <w:keepLines w:val="true"/>
      <w:numPr>
        <w:ilvl w:val="8"/>
        <w:numId w:val="34"/>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825" w:default="1">
    <w:name w:val="Default Paragraph Font"/>
    <w:uiPriority w:val="1"/>
    <w:semiHidden/>
    <w:unhideWhenUsed/>
    <w:pPr>
      <w:pBdr/>
      <w:spacing/>
      <w:ind/>
    </w:pPr>
  </w:style>
  <w:style w:type="table" w:styleId="82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7" w:default="1">
    <w:name w:val="No List"/>
    <w:uiPriority w:val="99"/>
    <w:semiHidden/>
    <w:unhideWhenUsed/>
    <w:pPr>
      <w:pBdr/>
      <w:spacing/>
      <w:ind/>
    </w:pPr>
  </w:style>
  <w:style w:type="character" w:styleId="828" w:customStyle="1">
    <w:name w:val="Titre 1 Car"/>
    <w:basedOn w:val="825"/>
    <w:link w:val="816"/>
    <w:uiPriority w:val="9"/>
    <w:pPr>
      <w:pBdr/>
      <w:spacing/>
      <w:ind/>
    </w:pPr>
    <w:rPr>
      <w:rFonts w:ascii="Trebuchet MS" w:hAnsi="Trebuchet MS" w:eastAsiaTheme="majorEastAsia" w:cstheme="majorBidi"/>
      <w:b/>
      <w:color w:val="82003c"/>
      <w:sz w:val="28"/>
      <w:szCs w:val="32"/>
    </w:rPr>
  </w:style>
  <w:style w:type="character" w:styleId="829" w:customStyle="1">
    <w:name w:val="Titre 2 Car"/>
    <w:basedOn w:val="825"/>
    <w:link w:val="817"/>
    <w:uiPriority w:val="9"/>
    <w:pPr>
      <w:pBdr/>
      <w:spacing/>
      <w:ind/>
    </w:pPr>
    <w:rPr>
      <w:rFonts w:ascii="Trebuchet MS" w:hAnsi="Trebuchet MS" w:eastAsiaTheme="majorEastAsia" w:cstheme="majorBidi"/>
      <w:b/>
      <w:color w:val="82003c"/>
      <w:sz w:val="24"/>
      <w:szCs w:val="26"/>
      <w:u w:val="single"/>
    </w:rPr>
  </w:style>
  <w:style w:type="character" w:styleId="830" w:customStyle="1">
    <w:name w:val="Titre 3 Car"/>
    <w:basedOn w:val="825"/>
    <w:link w:val="818"/>
    <w:uiPriority w:val="9"/>
    <w:pPr>
      <w:pBdr/>
      <w:spacing/>
      <w:ind/>
    </w:pPr>
    <w:rPr>
      <w:rFonts w:ascii="Trebuchet MS" w:hAnsi="Trebuchet MS" w:eastAsiaTheme="majorEastAsia" w:cstheme="majorBidi"/>
      <w:b/>
      <w:color w:val="82003c"/>
      <w:szCs w:val="24"/>
    </w:rPr>
  </w:style>
  <w:style w:type="paragraph" w:styleId="831">
    <w:name w:val="Header"/>
    <w:basedOn w:val="815"/>
    <w:link w:val="832"/>
    <w:uiPriority w:val="99"/>
    <w:unhideWhenUsed/>
    <w:pPr>
      <w:pBdr/>
      <w:tabs>
        <w:tab w:val="center" w:leader="none" w:pos="4536"/>
        <w:tab w:val="right" w:leader="none" w:pos="9072"/>
      </w:tabs>
      <w:spacing w:after="0" w:line="240" w:lineRule="auto"/>
      <w:ind/>
    </w:pPr>
  </w:style>
  <w:style w:type="character" w:styleId="832" w:customStyle="1">
    <w:name w:val="En-tête Car"/>
    <w:basedOn w:val="825"/>
    <w:link w:val="831"/>
    <w:uiPriority w:val="99"/>
    <w:pPr>
      <w:pBdr/>
      <w:spacing/>
      <w:ind/>
    </w:pPr>
    <w:rPr>
      <w:rFonts w:ascii="Trebuchet MS" w:hAnsi="Trebuchet MS"/>
    </w:rPr>
  </w:style>
  <w:style w:type="paragraph" w:styleId="833">
    <w:name w:val="Footer"/>
    <w:basedOn w:val="815"/>
    <w:link w:val="834"/>
    <w:uiPriority w:val="99"/>
    <w:unhideWhenUsed/>
    <w:pPr>
      <w:pBdr/>
      <w:tabs>
        <w:tab w:val="center" w:leader="none" w:pos="4536"/>
        <w:tab w:val="right" w:leader="none" w:pos="9072"/>
      </w:tabs>
      <w:spacing w:after="0" w:line="240" w:lineRule="auto"/>
      <w:ind/>
    </w:pPr>
  </w:style>
  <w:style w:type="character" w:styleId="834" w:customStyle="1">
    <w:name w:val="Pied de page Car"/>
    <w:basedOn w:val="825"/>
    <w:link w:val="833"/>
    <w:uiPriority w:val="99"/>
    <w:pPr>
      <w:pBdr/>
      <w:spacing/>
      <w:ind/>
    </w:pPr>
    <w:rPr>
      <w:rFonts w:ascii="Trebuchet MS" w:hAnsi="Trebuchet MS"/>
    </w:rPr>
  </w:style>
  <w:style w:type="paragraph" w:styleId="835">
    <w:name w:val="Normal (Web)"/>
    <w:basedOn w:val="815"/>
    <w:uiPriority w:val="99"/>
    <w:semiHidden/>
    <w:unhideWhenUsed/>
    <w:pPr>
      <w:pBdr/>
      <w:spacing w:after="100" w:afterAutospacing="1" w:before="100" w:beforeAutospacing="1" w:line="240" w:lineRule="auto"/>
      <w:ind/>
      <w:jc w:val="left"/>
    </w:pPr>
    <w:rPr>
      <w:rFonts w:ascii="Times New Roman" w:hAnsi="Times New Roman" w:eastAsia="Times New Roman" w:cs="Times New Roman"/>
      <w:sz w:val="24"/>
      <w:szCs w:val="24"/>
      <w:lang w:eastAsia="fr-FR"/>
    </w:rPr>
  </w:style>
  <w:style w:type="paragraph" w:styleId="836">
    <w:name w:val="List Paragraph"/>
    <w:basedOn w:val="815"/>
    <w:uiPriority w:val="34"/>
    <w:qFormat/>
    <w:pPr>
      <w:pBdr/>
      <w:spacing/>
      <w:ind w:left="720"/>
      <w:contextualSpacing w:val="true"/>
      <w:jc w:val="left"/>
    </w:pPr>
    <w:rPr>
      <w:rFonts w:asciiTheme="minorHAnsi" w:hAnsiTheme="minorHAnsi"/>
    </w:rPr>
  </w:style>
  <w:style w:type="paragraph" w:styleId="837">
    <w:name w:val="footnote text"/>
    <w:basedOn w:val="815"/>
    <w:link w:val="838"/>
    <w:uiPriority w:val="99"/>
    <w:semiHidden/>
    <w:unhideWhenUsed/>
    <w:pPr>
      <w:pBdr/>
      <w:spacing w:after="0" w:line="240" w:lineRule="auto"/>
      <w:ind/>
    </w:pPr>
    <w:rPr>
      <w:sz w:val="20"/>
      <w:szCs w:val="20"/>
    </w:rPr>
  </w:style>
  <w:style w:type="character" w:styleId="838" w:customStyle="1">
    <w:name w:val="Note de bas de page Car"/>
    <w:basedOn w:val="825"/>
    <w:link w:val="837"/>
    <w:uiPriority w:val="99"/>
    <w:semiHidden/>
    <w:pPr>
      <w:pBdr/>
      <w:spacing/>
      <w:ind/>
    </w:pPr>
    <w:rPr>
      <w:rFonts w:ascii="Trebuchet MS" w:hAnsi="Trebuchet MS"/>
      <w:sz w:val="20"/>
      <w:szCs w:val="20"/>
    </w:rPr>
  </w:style>
  <w:style w:type="character" w:styleId="839">
    <w:name w:val="footnote reference"/>
    <w:basedOn w:val="825"/>
    <w:uiPriority w:val="99"/>
    <w:semiHidden/>
    <w:unhideWhenUsed/>
    <w:pPr>
      <w:pBdr/>
      <w:spacing/>
      <w:ind/>
    </w:pPr>
    <w:rPr>
      <w:vertAlign w:val="superscript"/>
    </w:rPr>
  </w:style>
  <w:style w:type="character" w:styleId="840">
    <w:name w:val="Hyperlink"/>
    <w:basedOn w:val="825"/>
    <w:uiPriority w:val="99"/>
    <w:unhideWhenUsed/>
    <w:pPr>
      <w:pBdr/>
      <w:spacing/>
      <w:ind/>
    </w:pPr>
    <w:rPr>
      <w:color w:val="0563c1" w:themeColor="hyperlink"/>
      <w:u w:val="single"/>
    </w:rPr>
  </w:style>
  <w:style w:type="character" w:styleId="841">
    <w:name w:val="annotation reference"/>
    <w:basedOn w:val="825"/>
    <w:uiPriority w:val="99"/>
    <w:semiHidden/>
    <w:unhideWhenUsed/>
    <w:pPr>
      <w:pBdr/>
      <w:spacing/>
      <w:ind/>
    </w:pPr>
    <w:rPr>
      <w:sz w:val="16"/>
      <w:szCs w:val="16"/>
    </w:rPr>
  </w:style>
  <w:style w:type="paragraph" w:styleId="842">
    <w:name w:val="annotation text"/>
    <w:basedOn w:val="815"/>
    <w:link w:val="843"/>
    <w:uiPriority w:val="99"/>
    <w:semiHidden/>
    <w:unhideWhenUsed/>
    <w:pPr>
      <w:pBdr/>
      <w:spacing w:line="240" w:lineRule="auto"/>
      <w:ind/>
    </w:pPr>
    <w:rPr>
      <w:sz w:val="20"/>
      <w:szCs w:val="20"/>
    </w:rPr>
  </w:style>
  <w:style w:type="character" w:styleId="843" w:customStyle="1">
    <w:name w:val="Commentaire Car"/>
    <w:basedOn w:val="825"/>
    <w:link w:val="842"/>
    <w:uiPriority w:val="99"/>
    <w:semiHidden/>
    <w:pPr>
      <w:pBdr/>
      <w:spacing/>
      <w:ind/>
    </w:pPr>
    <w:rPr>
      <w:rFonts w:ascii="Trebuchet MS" w:hAnsi="Trebuchet MS"/>
      <w:sz w:val="20"/>
      <w:szCs w:val="20"/>
    </w:rPr>
  </w:style>
  <w:style w:type="paragraph" w:styleId="844">
    <w:name w:val="Balloon Text"/>
    <w:basedOn w:val="815"/>
    <w:link w:val="845"/>
    <w:uiPriority w:val="99"/>
    <w:semiHidden/>
    <w:unhideWhenUsed/>
    <w:pPr>
      <w:pBdr/>
      <w:spacing w:after="0" w:line="240" w:lineRule="auto"/>
      <w:ind/>
    </w:pPr>
    <w:rPr>
      <w:rFonts w:ascii="Segoe UI" w:hAnsi="Segoe UI" w:cs="Segoe UI"/>
      <w:sz w:val="18"/>
      <w:szCs w:val="18"/>
    </w:rPr>
  </w:style>
  <w:style w:type="character" w:styleId="845" w:customStyle="1">
    <w:name w:val="Texte de bulles Car"/>
    <w:basedOn w:val="825"/>
    <w:link w:val="844"/>
    <w:uiPriority w:val="99"/>
    <w:semiHidden/>
    <w:pPr>
      <w:pBdr/>
      <w:spacing/>
      <w:ind/>
    </w:pPr>
    <w:rPr>
      <w:rFonts w:ascii="Segoe UI" w:hAnsi="Segoe UI" w:cs="Segoe UI"/>
      <w:sz w:val="18"/>
      <w:szCs w:val="18"/>
    </w:rPr>
  </w:style>
  <w:style w:type="paragraph" w:styleId="846">
    <w:name w:val="annotation subject"/>
    <w:basedOn w:val="842"/>
    <w:next w:val="842"/>
    <w:link w:val="847"/>
    <w:uiPriority w:val="99"/>
    <w:semiHidden/>
    <w:unhideWhenUsed/>
    <w:pPr>
      <w:pBdr/>
      <w:spacing/>
      <w:ind/>
    </w:pPr>
    <w:rPr>
      <w:b/>
      <w:bCs/>
    </w:rPr>
  </w:style>
  <w:style w:type="character" w:styleId="847" w:customStyle="1">
    <w:name w:val="Objet du commentaire Car"/>
    <w:basedOn w:val="843"/>
    <w:link w:val="846"/>
    <w:uiPriority w:val="99"/>
    <w:semiHidden/>
    <w:pPr>
      <w:pBdr/>
      <w:spacing/>
      <w:ind/>
    </w:pPr>
    <w:rPr>
      <w:rFonts w:ascii="Trebuchet MS" w:hAnsi="Trebuchet MS"/>
      <w:b/>
      <w:bCs/>
      <w:sz w:val="20"/>
      <w:szCs w:val="20"/>
    </w:rPr>
  </w:style>
  <w:style w:type="paragraph" w:styleId="848">
    <w:name w:val="TOC Heading"/>
    <w:basedOn w:val="816"/>
    <w:next w:val="815"/>
    <w:uiPriority w:val="39"/>
    <w:unhideWhenUsed/>
    <w:qFormat/>
    <w:pPr>
      <w:pBdr/>
      <w:spacing/>
      <w:ind/>
      <w:jc w:val="left"/>
      <w:outlineLvl w:val="9"/>
    </w:pPr>
    <w:rPr>
      <w:rFonts w:asciiTheme="majorHAnsi" w:hAnsiTheme="majorHAnsi"/>
      <w:b w:val="0"/>
      <w:color w:val="2e74b5" w:themeColor="accent1" w:themeShade="BF"/>
      <w:sz w:val="32"/>
      <w:lang w:eastAsia="fr-FR"/>
    </w:rPr>
  </w:style>
  <w:style w:type="paragraph" w:styleId="849">
    <w:name w:val="toc 1"/>
    <w:basedOn w:val="815"/>
    <w:next w:val="815"/>
    <w:uiPriority w:val="39"/>
    <w:unhideWhenUsed/>
    <w:pPr>
      <w:pBdr/>
      <w:spacing w:after="100"/>
      <w:ind/>
    </w:pPr>
  </w:style>
  <w:style w:type="paragraph" w:styleId="850">
    <w:name w:val="toc 2"/>
    <w:basedOn w:val="815"/>
    <w:next w:val="815"/>
    <w:uiPriority w:val="39"/>
    <w:unhideWhenUsed/>
    <w:pPr>
      <w:pBdr/>
      <w:spacing w:after="100"/>
      <w:ind w:left="220"/>
    </w:pPr>
  </w:style>
  <w:style w:type="paragraph" w:styleId="851">
    <w:name w:val="toc 3"/>
    <w:basedOn w:val="815"/>
    <w:next w:val="815"/>
    <w:uiPriority w:val="39"/>
    <w:unhideWhenUsed/>
    <w:pPr>
      <w:pBdr/>
      <w:spacing w:after="100"/>
      <w:ind w:left="440"/>
    </w:pPr>
  </w:style>
  <w:style w:type="paragraph" w:styleId="852">
    <w:name w:val="Title"/>
    <w:basedOn w:val="815"/>
    <w:next w:val="815"/>
    <w:link w:val="853"/>
    <w:uiPriority w:val="10"/>
    <w:qFormat/>
    <w:pPr>
      <w:pBdr/>
      <w:spacing w:after="0" w:line="240" w:lineRule="auto"/>
      <w:ind/>
      <w:contextualSpacing w:val="true"/>
    </w:pPr>
    <w:rPr>
      <w:rFonts w:asciiTheme="majorHAnsi" w:hAnsiTheme="majorHAnsi" w:eastAsiaTheme="majorEastAsia" w:cstheme="majorBidi"/>
      <w:spacing w:val="-10"/>
      <w:sz w:val="56"/>
      <w:szCs w:val="56"/>
    </w:rPr>
  </w:style>
  <w:style w:type="character" w:styleId="853" w:customStyle="1">
    <w:name w:val="Titre Car"/>
    <w:basedOn w:val="825"/>
    <w:link w:val="852"/>
    <w:uiPriority w:val="10"/>
    <w:pPr>
      <w:pBdr/>
      <w:spacing/>
      <w:ind/>
    </w:pPr>
    <w:rPr>
      <w:rFonts w:asciiTheme="majorHAnsi" w:hAnsiTheme="majorHAnsi" w:eastAsiaTheme="majorEastAsia" w:cstheme="majorBidi"/>
      <w:spacing w:val="-10"/>
      <w:sz w:val="56"/>
      <w:szCs w:val="56"/>
    </w:rPr>
  </w:style>
  <w:style w:type="character" w:styleId="854" w:customStyle="1">
    <w:name w:val="Titre 4 Car"/>
    <w:basedOn w:val="825"/>
    <w:link w:val="819"/>
    <w:uiPriority w:val="9"/>
    <w:pPr>
      <w:pBdr/>
      <w:spacing/>
      <w:ind/>
    </w:pPr>
    <w:rPr>
      <w:rFonts w:asciiTheme="majorHAnsi" w:hAnsiTheme="majorHAnsi" w:eastAsiaTheme="majorEastAsia" w:cstheme="majorBidi"/>
      <w:b/>
      <w:i/>
      <w:iCs/>
      <w:color w:val="82003c"/>
    </w:rPr>
  </w:style>
  <w:style w:type="character" w:styleId="855" w:customStyle="1">
    <w:name w:val="Titre 5 Car"/>
    <w:basedOn w:val="825"/>
    <w:link w:val="820"/>
    <w:uiPriority w:val="9"/>
    <w:pPr>
      <w:pBdr/>
      <w:spacing/>
      <w:ind/>
    </w:pPr>
    <w:rPr>
      <w:rFonts w:asciiTheme="majorHAnsi" w:hAnsiTheme="majorHAnsi" w:eastAsiaTheme="majorEastAsia" w:cstheme="majorBidi"/>
      <w:color w:val="2e74b5" w:themeColor="accent1" w:themeShade="BF"/>
    </w:rPr>
  </w:style>
  <w:style w:type="character" w:styleId="856" w:customStyle="1">
    <w:name w:val="Titre 6 Car"/>
    <w:basedOn w:val="825"/>
    <w:link w:val="821"/>
    <w:uiPriority w:val="9"/>
    <w:semiHidden/>
    <w:pPr>
      <w:pBdr/>
      <w:spacing/>
      <w:ind/>
    </w:pPr>
    <w:rPr>
      <w:rFonts w:asciiTheme="majorHAnsi" w:hAnsiTheme="majorHAnsi" w:eastAsiaTheme="majorEastAsia" w:cstheme="majorBidi"/>
      <w:color w:val="1f4d78" w:themeColor="accent1" w:themeShade="7F"/>
    </w:rPr>
  </w:style>
  <w:style w:type="character" w:styleId="857" w:customStyle="1">
    <w:name w:val="Titre 7 Car"/>
    <w:basedOn w:val="825"/>
    <w:link w:val="822"/>
    <w:uiPriority w:val="9"/>
    <w:semiHidden/>
    <w:pPr>
      <w:pBdr/>
      <w:spacing/>
      <w:ind/>
    </w:pPr>
    <w:rPr>
      <w:rFonts w:asciiTheme="majorHAnsi" w:hAnsiTheme="majorHAnsi" w:eastAsiaTheme="majorEastAsia" w:cstheme="majorBidi"/>
      <w:i/>
      <w:iCs/>
      <w:color w:val="1f4d78" w:themeColor="accent1" w:themeShade="7F"/>
    </w:rPr>
  </w:style>
  <w:style w:type="character" w:styleId="858" w:customStyle="1">
    <w:name w:val="Titre 8 Car"/>
    <w:basedOn w:val="825"/>
    <w:link w:val="823"/>
    <w:uiPriority w:val="9"/>
    <w:semiHidden/>
    <w:pPr>
      <w:pBdr/>
      <w:spacing/>
      <w:ind/>
    </w:pPr>
    <w:rPr>
      <w:rFonts w:asciiTheme="majorHAnsi" w:hAnsiTheme="majorHAnsi" w:eastAsiaTheme="majorEastAsia" w:cstheme="majorBidi"/>
      <w:color w:val="272727" w:themeColor="text1" w:themeTint="D8"/>
      <w:sz w:val="21"/>
      <w:szCs w:val="21"/>
    </w:rPr>
  </w:style>
  <w:style w:type="character" w:styleId="859" w:customStyle="1">
    <w:name w:val="Titre 9 Car"/>
    <w:basedOn w:val="825"/>
    <w:link w:val="824"/>
    <w:uiPriority w:val="9"/>
    <w:semiHidden/>
    <w:pPr>
      <w:pBdr/>
      <w:spacing/>
      <w:ind/>
    </w:pPr>
    <w:rPr>
      <w:rFonts w:asciiTheme="majorHAnsi" w:hAnsiTheme="majorHAnsi" w:eastAsiaTheme="majorEastAsia" w:cstheme="majorBidi"/>
      <w:i/>
      <w:iCs/>
      <w:color w:val="272727" w:themeColor="text1" w:themeTint="D8"/>
      <w:sz w:val="21"/>
      <w:szCs w:val="21"/>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hyperlink" Target="https://nubis.bis-sorbonne.fr/search"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comments" Target="comments.xml" /><Relationship Id="rId20" Type="http://schemas.microsoft.com/office/2011/relationships/commentsExtended" Target="commentsExtended.xml" /><Relationship Id="rId21" Type="http://schemas.microsoft.com/office/2016/09/relationships/commentsIds" Target="commentsIds.xml" /><Relationship Id="rId22"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63350-6CA2-447C-973C-7789C34CD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13</cp:revision>
  <dcterms:created xsi:type="dcterms:W3CDTF">2026-07-22T08:27:00Z</dcterms:created>
  <dcterms:modified xsi:type="dcterms:W3CDTF">2026-07-30T21:14:34Z</dcterms:modified>
</cp:coreProperties>
</file>