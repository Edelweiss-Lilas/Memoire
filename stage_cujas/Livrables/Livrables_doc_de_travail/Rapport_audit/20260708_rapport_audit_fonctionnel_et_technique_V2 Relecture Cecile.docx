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xml" ContentType="application/vnd.openxmlformats-officedocument.wordprocessingml.comment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013AFF" w14:textId="77777777">
      <w:pPr>
        <w:pBdr/>
        <w:spacing/>
        <w:ind/>
        <w:jc w:val="center"/>
        <w:rPr>
          <w:rFonts w:ascii="Times New Roman" w:hAnsi="Times New Roman" w:cs="Times New Roman"/>
          <w:sz w:val="32"/>
        </w:rPr>
      </w:pPr>
      <w:r/>
      <w:bookmarkStart w:id="0" w:name="_GoBack"/>
      <w:r/>
      <w:bookmarkEnd w:id="0"/>
      <w:r>
        <w:rPr>
          <w:rFonts w:ascii="Times New Roman" w:hAnsi="Times New Roman" w:cs="Times New Roman"/>
          <w:sz w:val="32"/>
        </w:rPr>
        <w:t xml:space="preserve">Rapport d’audit fonctionnel et technique</w:t>
      </w:r>
      <w:r>
        <w:rPr>
          <w:rFonts w:ascii="Times New Roman" w:hAnsi="Times New Roman" w:cs="Times New Roman"/>
          <w:sz w:val="32"/>
        </w:rPr>
      </w:r>
    </w:p>
    <w:p w14:paraId="2B412493" w14:textId="77777777">
      <w:pPr>
        <w:pBdr/>
        <w:spacing/>
        <w:ind/>
        <w:jc w:val="center"/>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sdt>
      <w:sdtPr>
        <w15:appearance w15:val="boundingBox"/>
        <w:id w:val="-1001351676"/>
        <w:docPartObj>
          <w:docPartGallery w:val="Table of Contents"/>
          <w:docPartUnique w:val="true"/>
        </w:docPartObj>
        <w:rPr>
          <w:rFonts w:asciiTheme="minorHAnsi" w:hAnsiTheme="minorHAnsi" w:eastAsiaTheme="minorHAnsi" w:cstheme="minorBidi"/>
          <w:b/>
          <w:color w:val="auto"/>
          <w:sz w:val="28"/>
          <w:szCs w:val="22"/>
          <w:lang w:eastAsia="en-US"/>
        </w:rPr>
      </w:sdtPr>
      <w:sdtContent>
        <w:p w14:paraId="7D24F05E" w14:textId="77777777">
          <w:pPr>
            <w:pStyle w:val="2128"/>
            <w:pBdr/>
            <w:spacing/>
            <w:ind/>
            <w:jc w:val="center"/>
            <w:rPr>
              <w:rFonts w:ascii="Times New Roman" w:hAnsi="Times New Roman" w:cs="Times New Roman"/>
              <w:b/>
              <w:color w:val="auto"/>
              <w:szCs w:val="24"/>
            </w:rPr>
          </w:pPr>
          <w:r>
            <w:rPr>
              <w:rFonts w:ascii="Times New Roman" w:hAnsi="Times New Roman" w:cs="Times New Roman"/>
              <w:b/>
              <w:color w:val="auto"/>
              <w:szCs w:val="24"/>
            </w:rPr>
            <w:t xml:space="preserve">Table des matières</w:t>
          </w:r>
          <w:r>
            <w:rPr>
              <w:rFonts w:ascii="Times New Roman" w:hAnsi="Times New Roman" w:cs="Times New Roman"/>
              <w:b/>
              <w:color w:val="auto"/>
              <w:szCs w:val="24"/>
            </w:rPr>
          </w:r>
        </w:p>
        <w:p w14:paraId="0D26459B" w14:textId="77777777">
          <w:pPr>
            <w:pBdr/>
            <w:spacing/>
            <w:ind/>
            <w:rPr>
              <w:lang w:eastAsia="fr-FR"/>
            </w:rPr>
          </w:pPr>
          <w:r>
            <w:rPr>
              <w:lang w:eastAsia="fr-FR"/>
            </w:rPr>
          </w:r>
          <w:r>
            <w:rPr>
              <w:lang w:eastAsia="fr-FR"/>
            </w:rPr>
          </w:r>
        </w:p>
        <w:p w14:paraId="1048FDBD" w14:textId="77777777">
          <w:pPr>
            <w:pStyle w:val="2129"/>
            <w:pBdr/>
            <w:tabs>
              <w:tab w:val="right" w:leader="dot" w:pos="9062"/>
            </w:tabs>
            <w:spacing/>
            <w:ind/>
            <w:rPr>
              <w:rFonts w:eastAsiaTheme="minorEastAsia"/>
              <w:lang w:eastAsia="fr-FR"/>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tooltip="#_Toc235108041" w:anchor="_Toc235108041" w:history="1">
            <w:r>
              <w:rPr>
                <w:rStyle w:val="2130"/>
                <w:rFonts w:ascii="Times New Roman" w:hAnsi="Times New Roman" w:eastAsia="Times New Roman" w:cs="Times New Roman"/>
                <w:b/>
                <w:lang w:eastAsia="fr-FR"/>
              </w:rPr>
              <w:t xml:space="preserve">Sources :</w:t>
            </w:r>
            <w:r>
              <w:tab/>
            </w:r>
            <w:r>
              <w:fldChar w:fldCharType="begin"/>
            </w:r>
            <w:r>
              <w:instrText xml:space="preserve"> PAGEREF _Toc235108041 \h </w:instrText>
            </w:r>
            <w:r/>
            <w:r>
              <w:fldChar w:fldCharType="separate"/>
            </w:r>
            <w:r>
              <w:t xml:space="preserve">3</w:t>
            </w:r>
            <w:r>
              <w:fldChar w:fldCharType="end"/>
            </w:r>
          </w:hyperlink>
          <w:r/>
          <w:r>
            <w:rPr>
              <w:rFonts w:eastAsiaTheme="minorEastAsia"/>
              <w:lang w:eastAsia="fr-FR"/>
            </w:rPr>
          </w:r>
        </w:p>
        <w:p w14:paraId="5B3AF880" w14:textId="77777777">
          <w:pPr>
            <w:pStyle w:val="2129"/>
            <w:pBdr/>
            <w:tabs>
              <w:tab w:val="right" w:leader="dot" w:pos="9062"/>
            </w:tabs>
            <w:spacing/>
            <w:ind/>
            <w:rPr>
              <w:rFonts w:eastAsiaTheme="minorEastAsia"/>
              <w:lang w:eastAsia="fr-FR"/>
            </w:rPr>
          </w:pPr>
          <w:r/>
          <w:hyperlink w:tooltip="#_Toc235108042" w:anchor="_Toc235108042" w:history="1">
            <w:r>
              <w:rPr>
                <w:rStyle w:val="2130"/>
                <w:rFonts w:ascii="Times New Roman" w:hAnsi="Times New Roman" w:cs="Times New Roman"/>
                <w:b/>
              </w:rPr>
              <w:t xml:space="preserve">Introduction :</w:t>
            </w:r>
            <w:r>
              <w:tab/>
            </w:r>
            <w:r>
              <w:fldChar w:fldCharType="begin"/>
            </w:r>
            <w:r>
              <w:instrText xml:space="preserve"> PAGEREF _Toc235108042 \h </w:instrText>
            </w:r>
            <w:r/>
            <w:r>
              <w:fldChar w:fldCharType="separate"/>
            </w:r>
            <w:r>
              <w:t xml:space="preserve">5</w:t>
            </w:r>
            <w:r>
              <w:fldChar w:fldCharType="end"/>
            </w:r>
          </w:hyperlink>
          <w:r/>
          <w:r>
            <w:rPr>
              <w:rFonts w:eastAsiaTheme="minorEastAsia"/>
              <w:lang w:eastAsia="fr-FR"/>
            </w:rPr>
          </w:r>
        </w:p>
        <w:p w14:paraId="005C333A" w14:textId="77777777">
          <w:pPr>
            <w:pStyle w:val="2135"/>
            <w:pBdr/>
            <w:tabs>
              <w:tab w:val="right" w:leader="dot" w:pos="9062"/>
            </w:tabs>
            <w:spacing/>
            <w:ind/>
            <w:rPr>
              <w:rFonts w:eastAsiaTheme="minorEastAsia"/>
              <w:lang w:eastAsia="fr-FR"/>
            </w:rPr>
          </w:pPr>
          <w:r/>
          <w:hyperlink w:tooltip="#_Toc235108043" w:anchor="_Toc235108043" w:history="1">
            <w:r>
              <w:rPr>
                <w:rStyle w:val="2130"/>
                <w:rFonts w:ascii="Times New Roman" w:hAnsi="Times New Roman" w:cs="Times New Roman"/>
                <w:b/>
              </w:rPr>
              <w:t xml:space="preserve">Contexte :</w:t>
            </w:r>
            <w:r>
              <w:tab/>
            </w:r>
            <w:r>
              <w:fldChar w:fldCharType="begin"/>
            </w:r>
            <w:r>
              <w:instrText xml:space="preserve"> PAGEREF _Toc235108043 \h </w:instrText>
            </w:r>
            <w:r/>
            <w:r>
              <w:fldChar w:fldCharType="separate"/>
            </w:r>
            <w:r>
              <w:t xml:space="preserve">5</w:t>
            </w:r>
            <w:r>
              <w:fldChar w:fldCharType="end"/>
            </w:r>
          </w:hyperlink>
          <w:r/>
          <w:r>
            <w:rPr>
              <w:rFonts w:eastAsiaTheme="minorEastAsia"/>
              <w:lang w:eastAsia="fr-FR"/>
            </w:rPr>
          </w:r>
        </w:p>
        <w:p w14:paraId="6C25DAAF" w14:textId="77777777">
          <w:pPr>
            <w:pStyle w:val="2135"/>
            <w:pBdr/>
            <w:tabs>
              <w:tab w:val="right" w:leader="dot" w:pos="9062"/>
            </w:tabs>
            <w:spacing/>
            <w:ind/>
            <w:rPr>
              <w:rFonts w:eastAsiaTheme="minorEastAsia"/>
              <w:lang w:eastAsia="fr-FR"/>
            </w:rPr>
          </w:pPr>
          <w:r/>
          <w:hyperlink w:tooltip="#_Toc235108044" w:anchor="_Toc235108044" w:history="1">
            <w:r>
              <w:rPr>
                <w:rStyle w:val="2130"/>
                <w:rFonts w:ascii="Times New Roman" w:hAnsi="Times New Roman" w:cs="Times New Roman"/>
                <w:b/>
              </w:rPr>
              <w:t xml:space="preserve">Présentation du projet de la bibliothèque :</w:t>
            </w:r>
            <w:r>
              <w:tab/>
            </w:r>
            <w:r>
              <w:fldChar w:fldCharType="begin"/>
            </w:r>
            <w:r>
              <w:instrText xml:space="preserve"> PAGEREF _Toc235108044 \h </w:instrText>
            </w:r>
            <w:r/>
            <w:r>
              <w:fldChar w:fldCharType="separate"/>
            </w:r>
            <w:r>
              <w:t xml:space="preserve">6</w:t>
            </w:r>
            <w:r>
              <w:fldChar w:fldCharType="end"/>
            </w:r>
          </w:hyperlink>
          <w:r/>
          <w:r>
            <w:rPr>
              <w:rFonts w:eastAsiaTheme="minorEastAsia"/>
              <w:lang w:eastAsia="fr-FR"/>
            </w:rPr>
          </w:r>
        </w:p>
        <w:p w14:paraId="034368A3" w14:textId="77777777">
          <w:pPr>
            <w:pStyle w:val="2135"/>
            <w:pBdr/>
            <w:tabs>
              <w:tab w:val="right" w:leader="dot" w:pos="9062"/>
            </w:tabs>
            <w:spacing/>
            <w:ind/>
            <w:rPr>
              <w:rFonts w:eastAsiaTheme="minorEastAsia"/>
              <w:lang w:eastAsia="fr-FR"/>
            </w:rPr>
          </w:pPr>
          <w:r/>
          <w:hyperlink w:tooltip="#_Toc235108045" w:anchor="_Toc235108045" w:history="1">
            <w:r>
              <w:rPr>
                <w:rStyle w:val="2130"/>
                <w:rFonts w:ascii="Times New Roman" w:hAnsi="Times New Roman" w:cs="Times New Roman"/>
                <w:b/>
              </w:rPr>
              <w:t xml:space="preserve">Objectifs des entretiens :</w:t>
            </w:r>
            <w:r>
              <w:tab/>
            </w:r>
            <w:r>
              <w:fldChar w:fldCharType="begin"/>
            </w:r>
            <w:r>
              <w:instrText xml:space="preserve"> PAGEREF _Toc235108045 \h </w:instrText>
            </w:r>
            <w:r/>
            <w:r>
              <w:fldChar w:fldCharType="separate"/>
            </w:r>
            <w:r>
              <w:t xml:space="preserve">7</w:t>
            </w:r>
            <w:r>
              <w:fldChar w:fldCharType="end"/>
            </w:r>
          </w:hyperlink>
          <w:r/>
          <w:r>
            <w:rPr>
              <w:rFonts w:eastAsiaTheme="minorEastAsia"/>
              <w:lang w:eastAsia="fr-FR"/>
            </w:rPr>
          </w:r>
        </w:p>
        <w:p w14:paraId="4C11D6DB" w14:textId="77777777">
          <w:pPr>
            <w:pStyle w:val="2135"/>
            <w:pBdr/>
            <w:tabs>
              <w:tab w:val="right" w:leader="dot" w:pos="9062"/>
            </w:tabs>
            <w:spacing/>
            <w:ind/>
            <w:rPr>
              <w:rFonts w:eastAsiaTheme="minorEastAsia"/>
              <w:lang w:eastAsia="fr-FR"/>
            </w:rPr>
          </w:pPr>
          <w:r/>
          <w:hyperlink w:tooltip="#_Toc235108046" w:anchor="_Toc235108046" w:history="1">
            <w:r>
              <w:rPr>
                <w:rStyle w:val="2130"/>
                <w:rFonts w:ascii="Times New Roman" w:hAnsi="Times New Roman" w:cs="Times New Roman"/>
                <w:b/>
              </w:rPr>
              <w:t xml:space="preserve">Méthodologie employée</w:t>
            </w:r>
            <w:r>
              <w:tab/>
            </w:r>
            <w:r>
              <w:fldChar w:fldCharType="begin"/>
            </w:r>
            <w:r>
              <w:instrText xml:space="preserve"> PAGEREF _Toc235108046 \h </w:instrText>
            </w:r>
            <w:r/>
            <w:r>
              <w:fldChar w:fldCharType="separate"/>
            </w:r>
            <w:r>
              <w:t xml:space="preserve">8</w:t>
            </w:r>
            <w:r>
              <w:fldChar w:fldCharType="end"/>
            </w:r>
          </w:hyperlink>
          <w:r/>
          <w:r>
            <w:rPr>
              <w:rFonts w:eastAsiaTheme="minorEastAsia"/>
              <w:lang w:eastAsia="fr-FR"/>
            </w:rPr>
          </w:r>
        </w:p>
        <w:p w14:paraId="636C7EC1" w14:textId="77777777">
          <w:pPr>
            <w:pStyle w:val="2129"/>
            <w:pBdr/>
            <w:tabs>
              <w:tab w:val="right" w:leader="dot" w:pos="9062"/>
            </w:tabs>
            <w:spacing/>
            <w:ind/>
            <w:rPr>
              <w:rFonts w:eastAsiaTheme="minorEastAsia"/>
              <w:lang w:eastAsia="fr-FR"/>
            </w:rPr>
          </w:pPr>
          <w:r/>
          <w:hyperlink w:tooltip="#_Toc235108047" w:anchor="_Toc235108047" w:history="1">
            <w:r>
              <w:rPr>
                <w:rStyle w:val="2130"/>
                <w:rFonts w:ascii="Times New Roman" w:hAnsi="Times New Roman" w:cs="Times New Roman"/>
                <w:b/>
              </w:rPr>
              <w:t xml:space="preserve">Analyse fonctionnelle :</w:t>
            </w:r>
            <w:r>
              <w:tab/>
            </w:r>
            <w:r>
              <w:fldChar w:fldCharType="begin"/>
            </w:r>
            <w:r>
              <w:instrText xml:space="preserve"> PAGEREF _Toc235108047 \h </w:instrText>
            </w:r>
            <w:r/>
            <w:r>
              <w:fldChar w:fldCharType="separate"/>
            </w:r>
            <w:r>
              <w:t xml:space="preserve">8</w:t>
            </w:r>
            <w:r>
              <w:fldChar w:fldCharType="end"/>
            </w:r>
          </w:hyperlink>
          <w:r/>
          <w:r>
            <w:rPr>
              <w:rFonts w:eastAsiaTheme="minorEastAsia"/>
              <w:lang w:eastAsia="fr-FR"/>
            </w:rPr>
          </w:r>
        </w:p>
        <w:p w14:paraId="544791DF" w14:textId="77777777">
          <w:pPr>
            <w:pStyle w:val="2135"/>
            <w:pBdr/>
            <w:tabs>
              <w:tab w:val="left" w:leader="none" w:pos="660"/>
              <w:tab w:val="right" w:leader="dot" w:pos="9062"/>
            </w:tabs>
            <w:spacing/>
            <w:ind/>
            <w:rPr>
              <w:rFonts w:eastAsiaTheme="minorEastAsia"/>
              <w:lang w:eastAsia="fr-FR"/>
            </w:rPr>
          </w:pPr>
          <w:r/>
          <w:hyperlink w:tooltip="#_Toc235108048" w:anchor="_Toc235108048" w:history="1">
            <w:r>
              <w:rPr>
                <w:rStyle w:val="2130"/>
                <w:rFonts w:ascii="Times New Roman" w:hAnsi="Times New Roman" w:cs="Times New Roman"/>
                <w:b/>
              </w:rPr>
              <w:t xml:space="preserve">1.</w:t>
            </w:r>
            <w:r>
              <w:rPr>
                <w:rFonts w:eastAsiaTheme="minorEastAsia"/>
                <w:lang w:eastAsia="fr-FR"/>
              </w:rPr>
              <w:tab/>
            </w:r>
            <w:r>
              <w:rPr>
                <w:rStyle w:val="2130"/>
                <w:rFonts w:ascii="Times New Roman" w:hAnsi="Times New Roman" w:cs="Times New Roman"/>
                <w:b/>
              </w:rPr>
              <w:t xml:space="preserve">Les contenus :</w:t>
            </w:r>
            <w:r>
              <w:tab/>
            </w:r>
            <w:r>
              <w:fldChar w:fldCharType="begin"/>
            </w:r>
            <w:r>
              <w:instrText xml:space="preserve"> PAGEREF _Toc235108048 \h </w:instrText>
            </w:r>
            <w:r/>
            <w:r>
              <w:fldChar w:fldCharType="separate"/>
            </w:r>
            <w:r>
              <w:t xml:space="preserve">8</w:t>
            </w:r>
            <w:r>
              <w:fldChar w:fldCharType="end"/>
            </w:r>
          </w:hyperlink>
          <w:r/>
          <w:r>
            <w:rPr>
              <w:rFonts w:eastAsiaTheme="minorEastAsia"/>
              <w:lang w:eastAsia="fr-FR"/>
            </w:rPr>
          </w:r>
        </w:p>
        <w:p w14:paraId="58B3F718" w14:textId="77777777">
          <w:pPr>
            <w:pStyle w:val="2136"/>
            <w:pBdr/>
            <w:tabs>
              <w:tab w:val="left" w:leader="none" w:pos="1100"/>
              <w:tab w:val="right" w:leader="dot" w:pos="9062"/>
            </w:tabs>
            <w:spacing/>
            <w:ind/>
            <w:rPr>
              <w:rFonts w:eastAsiaTheme="minorEastAsia"/>
              <w:lang w:eastAsia="fr-FR"/>
            </w:rPr>
          </w:pPr>
          <w:r/>
          <w:hyperlink w:tooltip="#_Toc235108049" w:anchor="_Toc235108049" w:history="1">
            <w:r>
              <w:rPr>
                <w:rStyle w:val="2130"/>
                <w:rFonts w:ascii="Times New Roman" w:hAnsi="Times New Roman" w:cs="Times New Roman"/>
              </w:rPr>
              <w:t xml:space="preserve">1.1.</w:t>
            </w:r>
            <w:r>
              <w:rPr>
                <w:rFonts w:eastAsiaTheme="minorEastAsia"/>
                <w:lang w:eastAsia="fr-FR"/>
              </w:rPr>
              <w:tab/>
            </w:r>
            <w:r>
              <w:rPr>
                <w:rStyle w:val="2130"/>
                <w:rFonts w:ascii="Times New Roman" w:hAnsi="Times New Roman" w:cs="Times New Roman"/>
              </w:rPr>
              <w:t xml:space="preserve">L’analyse de l’existant :</w:t>
            </w:r>
            <w:r>
              <w:tab/>
            </w:r>
            <w:r>
              <w:fldChar w:fldCharType="begin"/>
            </w:r>
            <w:r>
              <w:instrText xml:space="preserve"> PAGEREF _Toc235108049 \h </w:instrText>
            </w:r>
            <w:r/>
            <w:r>
              <w:fldChar w:fldCharType="separate"/>
            </w:r>
            <w:r>
              <w:t xml:space="preserve">8</w:t>
            </w:r>
            <w:r>
              <w:fldChar w:fldCharType="end"/>
            </w:r>
          </w:hyperlink>
          <w:r/>
          <w:r>
            <w:rPr>
              <w:rFonts w:eastAsiaTheme="minorEastAsia"/>
              <w:lang w:eastAsia="fr-FR"/>
            </w:rPr>
          </w:r>
        </w:p>
        <w:p w14:paraId="0B1B40D1" w14:textId="77777777">
          <w:pPr>
            <w:pStyle w:val="2136"/>
            <w:pBdr/>
            <w:tabs>
              <w:tab w:val="left" w:leader="none" w:pos="1100"/>
              <w:tab w:val="right" w:leader="dot" w:pos="9062"/>
            </w:tabs>
            <w:spacing/>
            <w:ind/>
            <w:rPr>
              <w:rFonts w:eastAsiaTheme="minorEastAsia"/>
              <w:lang w:eastAsia="fr-FR"/>
            </w:rPr>
          </w:pPr>
          <w:r/>
          <w:hyperlink w:tooltip="#_Toc235108050" w:anchor="_Toc235108050" w:history="1">
            <w:r>
              <w:rPr>
                <w:rStyle w:val="2130"/>
                <w:rFonts w:ascii="Times New Roman" w:hAnsi="Times New Roman" w:cs="Times New Roman"/>
              </w:rPr>
              <w:t xml:space="preserve">1.2.</w:t>
            </w:r>
            <w:r>
              <w:rPr>
                <w:rFonts w:eastAsiaTheme="minorEastAsia"/>
                <w:lang w:eastAsia="fr-FR"/>
              </w:rPr>
              <w:tab/>
            </w:r>
            <w:r>
              <w:rPr>
                <w:rStyle w:val="2130"/>
                <w:rFonts w:ascii="Times New Roman" w:hAnsi="Times New Roman" w:cs="Times New Roman"/>
              </w:rPr>
              <w:t xml:space="preserve">Les propositions d’améliorations des répondants :</w:t>
            </w:r>
            <w:r>
              <w:tab/>
            </w:r>
            <w:r>
              <w:fldChar w:fldCharType="begin"/>
            </w:r>
            <w:r>
              <w:instrText xml:space="preserve"> PAGEREF _Toc235108050 \h </w:instrText>
            </w:r>
            <w:r/>
            <w:r>
              <w:fldChar w:fldCharType="separate"/>
            </w:r>
            <w:r>
              <w:t xml:space="preserve">10</w:t>
            </w:r>
            <w:r>
              <w:fldChar w:fldCharType="end"/>
            </w:r>
          </w:hyperlink>
          <w:r/>
          <w:r>
            <w:rPr>
              <w:rFonts w:eastAsiaTheme="minorEastAsia"/>
              <w:lang w:eastAsia="fr-FR"/>
            </w:rPr>
          </w:r>
        </w:p>
        <w:p w14:paraId="2F925763" w14:textId="77777777">
          <w:pPr>
            <w:pStyle w:val="2135"/>
            <w:pBdr/>
            <w:tabs>
              <w:tab w:val="left" w:leader="none" w:pos="660"/>
              <w:tab w:val="right" w:leader="dot" w:pos="9062"/>
            </w:tabs>
            <w:spacing/>
            <w:ind/>
            <w:rPr>
              <w:rFonts w:eastAsiaTheme="minorEastAsia"/>
              <w:lang w:eastAsia="fr-FR"/>
            </w:rPr>
          </w:pPr>
          <w:r/>
          <w:hyperlink w:tooltip="#_Toc235108051" w:anchor="_Toc235108051" w:history="1">
            <w:r>
              <w:rPr>
                <w:rStyle w:val="2130"/>
                <w:rFonts w:ascii="Times New Roman" w:hAnsi="Times New Roman" w:cs="Times New Roman"/>
                <w:b/>
              </w:rPr>
              <w:t xml:space="preserve">2.</w:t>
            </w:r>
            <w:r>
              <w:rPr>
                <w:rFonts w:eastAsiaTheme="minorEastAsia"/>
                <w:lang w:eastAsia="fr-FR"/>
              </w:rPr>
              <w:tab/>
            </w:r>
            <w:r>
              <w:rPr>
                <w:rStyle w:val="2130"/>
                <w:rFonts w:ascii="Times New Roman" w:hAnsi="Times New Roman" w:cs="Times New Roman"/>
                <w:b/>
              </w:rPr>
              <w:t xml:space="preserve">Les publics :</w:t>
            </w:r>
            <w:r>
              <w:tab/>
            </w:r>
            <w:r>
              <w:fldChar w:fldCharType="begin"/>
            </w:r>
            <w:r>
              <w:instrText xml:space="preserve"> PAGEREF _Toc235108051 \h </w:instrText>
            </w:r>
            <w:r/>
            <w:r>
              <w:fldChar w:fldCharType="separate"/>
            </w:r>
            <w:r>
              <w:t xml:space="preserve">12</w:t>
            </w:r>
            <w:r>
              <w:fldChar w:fldCharType="end"/>
            </w:r>
          </w:hyperlink>
          <w:r/>
          <w:r>
            <w:rPr>
              <w:rFonts w:eastAsiaTheme="minorEastAsia"/>
              <w:lang w:eastAsia="fr-FR"/>
            </w:rPr>
          </w:r>
        </w:p>
        <w:p w14:paraId="1C2F330E" w14:textId="77777777">
          <w:pPr>
            <w:pStyle w:val="2136"/>
            <w:pBdr/>
            <w:tabs>
              <w:tab w:val="left" w:leader="none" w:pos="1100"/>
              <w:tab w:val="right" w:leader="dot" w:pos="9062"/>
            </w:tabs>
            <w:spacing/>
            <w:ind/>
            <w:rPr>
              <w:rFonts w:eastAsiaTheme="minorEastAsia"/>
              <w:lang w:eastAsia="fr-FR"/>
            </w:rPr>
          </w:pPr>
          <w:r/>
          <w:hyperlink w:tooltip="#_Toc235108052" w:anchor="_Toc235108052" w:history="1">
            <w:r>
              <w:rPr>
                <w:rStyle w:val="2130"/>
                <w:rFonts w:ascii="Times New Roman" w:hAnsi="Times New Roman" w:cs="Times New Roman"/>
              </w:rPr>
              <w:t xml:space="preserve">2.1.</w:t>
            </w:r>
            <w:r>
              <w:rPr>
                <w:rFonts w:eastAsiaTheme="minorEastAsia"/>
                <w:lang w:eastAsia="fr-FR"/>
              </w:rPr>
              <w:tab/>
            </w:r>
            <w:r>
              <w:rPr>
                <w:rStyle w:val="2130"/>
                <w:rFonts w:ascii="Times New Roman" w:hAnsi="Times New Roman" w:cs="Times New Roman"/>
              </w:rPr>
              <w:t xml:space="preserve">L’analyse de l’existant :</w:t>
            </w:r>
            <w:r>
              <w:tab/>
            </w:r>
            <w:r>
              <w:fldChar w:fldCharType="begin"/>
            </w:r>
            <w:r>
              <w:instrText xml:space="preserve"> PAGEREF _Toc235108052 \h </w:instrText>
            </w:r>
            <w:r/>
            <w:r>
              <w:fldChar w:fldCharType="separate"/>
            </w:r>
            <w:r>
              <w:t xml:space="preserve">12</w:t>
            </w:r>
            <w:r>
              <w:fldChar w:fldCharType="end"/>
            </w:r>
          </w:hyperlink>
          <w:r/>
          <w:r>
            <w:rPr>
              <w:rFonts w:eastAsiaTheme="minorEastAsia"/>
              <w:lang w:eastAsia="fr-FR"/>
            </w:rPr>
          </w:r>
        </w:p>
        <w:p w14:paraId="59C65B81" w14:textId="77777777">
          <w:pPr>
            <w:pStyle w:val="2136"/>
            <w:pBdr/>
            <w:tabs>
              <w:tab w:val="left" w:leader="none" w:pos="1100"/>
              <w:tab w:val="right" w:leader="dot" w:pos="9062"/>
            </w:tabs>
            <w:spacing/>
            <w:ind/>
            <w:rPr>
              <w:rFonts w:eastAsiaTheme="minorEastAsia"/>
              <w:lang w:eastAsia="fr-FR"/>
            </w:rPr>
          </w:pPr>
          <w:r/>
          <w:hyperlink w:tooltip="#_Toc235108053" w:anchor="_Toc235108053" w:history="1">
            <w:r>
              <w:rPr>
                <w:rStyle w:val="2130"/>
                <w:rFonts w:ascii="Times New Roman" w:hAnsi="Times New Roman" w:cs="Times New Roman"/>
              </w:rPr>
              <w:t xml:space="preserve">2.2.</w:t>
            </w:r>
            <w:r>
              <w:rPr>
                <w:rFonts w:eastAsiaTheme="minorEastAsia"/>
                <w:lang w:eastAsia="fr-FR"/>
              </w:rPr>
              <w:tab/>
            </w:r>
            <w:r>
              <w:rPr>
                <w:rStyle w:val="2130"/>
                <w:rFonts w:ascii="Times New Roman" w:hAnsi="Times New Roman" w:cs="Times New Roman"/>
              </w:rPr>
              <w:t xml:space="preserve">Les propositions d’améliorations des répondants</w:t>
            </w:r>
            <w:r>
              <w:tab/>
            </w:r>
            <w:r>
              <w:fldChar w:fldCharType="begin"/>
            </w:r>
            <w:r>
              <w:instrText xml:space="preserve"> PAGEREF _Toc235108053 \h </w:instrText>
            </w:r>
            <w:r/>
            <w:r>
              <w:fldChar w:fldCharType="separate"/>
            </w:r>
            <w:r>
              <w:t xml:space="preserve">13</w:t>
            </w:r>
            <w:r>
              <w:fldChar w:fldCharType="end"/>
            </w:r>
          </w:hyperlink>
          <w:r/>
          <w:r>
            <w:rPr>
              <w:rFonts w:eastAsiaTheme="minorEastAsia"/>
              <w:lang w:eastAsia="fr-FR"/>
            </w:rPr>
          </w:r>
        </w:p>
        <w:p w14:paraId="29B13F47" w14:textId="77777777">
          <w:pPr>
            <w:pStyle w:val="2135"/>
            <w:pBdr/>
            <w:tabs>
              <w:tab w:val="left" w:leader="none" w:pos="660"/>
              <w:tab w:val="right" w:leader="dot" w:pos="9062"/>
            </w:tabs>
            <w:spacing/>
            <w:ind/>
            <w:rPr>
              <w:rFonts w:eastAsiaTheme="minorEastAsia"/>
              <w:lang w:eastAsia="fr-FR"/>
            </w:rPr>
          </w:pPr>
          <w:r/>
          <w:hyperlink w:tooltip="#_Toc235108054" w:anchor="_Toc235108054" w:history="1">
            <w:r>
              <w:rPr>
                <w:rStyle w:val="2130"/>
                <w:rFonts w:ascii="Times New Roman" w:hAnsi="Times New Roman" w:cs="Times New Roman"/>
                <w:b/>
              </w:rPr>
              <w:t xml:space="preserve">3.</w:t>
            </w:r>
            <w:r>
              <w:rPr>
                <w:rFonts w:eastAsiaTheme="minorEastAsia"/>
                <w:lang w:eastAsia="fr-FR"/>
              </w:rPr>
              <w:tab/>
            </w:r>
            <w:r>
              <w:rPr>
                <w:rStyle w:val="2130"/>
                <w:rFonts w:ascii="Times New Roman" w:hAnsi="Times New Roman" w:cs="Times New Roman"/>
                <w:b/>
              </w:rPr>
              <w:t xml:space="preserve">La description des documents :</w:t>
            </w:r>
            <w:r>
              <w:tab/>
            </w:r>
            <w:r>
              <w:fldChar w:fldCharType="begin"/>
            </w:r>
            <w:r>
              <w:instrText xml:space="preserve"> PAGEREF _Toc235108054 \h </w:instrText>
            </w:r>
            <w:r/>
            <w:r>
              <w:fldChar w:fldCharType="separate"/>
            </w:r>
            <w:r>
              <w:t xml:space="preserve">14</w:t>
            </w:r>
            <w:r>
              <w:fldChar w:fldCharType="end"/>
            </w:r>
          </w:hyperlink>
          <w:r/>
          <w:r>
            <w:rPr>
              <w:rFonts w:eastAsiaTheme="minorEastAsia"/>
              <w:lang w:eastAsia="fr-FR"/>
            </w:rPr>
          </w:r>
        </w:p>
        <w:p w14:paraId="0FD5515A" w14:textId="77777777">
          <w:pPr>
            <w:pStyle w:val="2136"/>
            <w:pBdr/>
            <w:tabs>
              <w:tab w:val="left" w:leader="none" w:pos="1100"/>
              <w:tab w:val="right" w:leader="dot" w:pos="9062"/>
            </w:tabs>
            <w:spacing/>
            <w:ind/>
            <w:rPr>
              <w:rFonts w:eastAsiaTheme="minorEastAsia"/>
              <w:lang w:eastAsia="fr-FR"/>
            </w:rPr>
          </w:pPr>
          <w:r/>
          <w:hyperlink w:tooltip="#_Toc235108055" w:anchor="_Toc235108055" w:history="1">
            <w:r>
              <w:rPr>
                <w:rStyle w:val="2130"/>
                <w:rFonts w:ascii="Times New Roman" w:hAnsi="Times New Roman" w:cs="Times New Roman"/>
              </w:rPr>
              <w:t xml:space="preserve">3.1.</w:t>
            </w:r>
            <w:r>
              <w:rPr>
                <w:rFonts w:eastAsiaTheme="minorEastAsia"/>
                <w:lang w:eastAsia="fr-FR"/>
              </w:rPr>
              <w:tab/>
            </w:r>
            <w:r>
              <w:rPr>
                <w:rStyle w:val="2130"/>
                <w:rFonts w:ascii="Times New Roman" w:hAnsi="Times New Roman" w:cs="Times New Roman"/>
              </w:rPr>
              <w:t xml:space="preserve">L’analyse de l’existant :</w:t>
            </w:r>
            <w:r>
              <w:tab/>
            </w:r>
            <w:r>
              <w:fldChar w:fldCharType="begin"/>
            </w:r>
            <w:r>
              <w:instrText xml:space="preserve"> PAGEREF _Toc235108055 \h </w:instrText>
            </w:r>
            <w:r/>
            <w:r>
              <w:fldChar w:fldCharType="separate"/>
            </w:r>
            <w:r>
              <w:t xml:space="preserve">14</w:t>
            </w:r>
            <w:r>
              <w:fldChar w:fldCharType="end"/>
            </w:r>
          </w:hyperlink>
          <w:r/>
          <w:r>
            <w:rPr>
              <w:rFonts w:eastAsiaTheme="minorEastAsia"/>
              <w:lang w:eastAsia="fr-FR"/>
            </w:rPr>
          </w:r>
        </w:p>
        <w:p w14:paraId="059E92E9" w14:textId="77777777">
          <w:pPr>
            <w:pStyle w:val="2136"/>
            <w:pBdr/>
            <w:tabs>
              <w:tab w:val="left" w:leader="none" w:pos="1100"/>
              <w:tab w:val="right" w:leader="dot" w:pos="9062"/>
            </w:tabs>
            <w:spacing/>
            <w:ind/>
            <w:rPr>
              <w:rFonts w:eastAsiaTheme="minorEastAsia"/>
              <w:lang w:eastAsia="fr-FR"/>
            </w:rPr>
          </w:pPr>
          <w:r/>
          <w:hyperlink w:tooltip="#_Toc235108056" w:anchor="_Toc235108056" w:history="1">
            <w:r>
              <w:rPr>
                <w:rStyle w:val="2130"/>
                <w:rFonts w:ascii="Times New Roman" w:hAnsi="Times New Roman" w:cs="Times New Roman"/>
              </w:rPr>
              <w:t xml:space="preserve">3.2.</w:t>
            </w:r>
            <w:r>
              <w:rPr>
                <w:rFonts w:eastAsiaTheme="minorEastAsia"/>
                <w:lang w:eastAsia="fr-FR"/>
              </w:rPr>
              <w:tab/>
            </w:r>
            <w:r>
              <w:rPr>
                <w:rStyle w:val="2130"/>
                <w:rFonts w:ascii="Times New Roman" w:hAnsi="Times New Roman" w:cs="Times New Roman"/>
              </w:rPr>
              <w:t xml:space="preserve">Les propositions d’amélioration des répondants :</w:t>
            </w:r>
            <w:r>
              <w:tab/>
            </w:r>
            <w:r>
              <w:fldChar w:fldCharType="begin"/>
            </w:r>
            <w:r>
              <w:instrText xml:space="preserve"> PAGEREF _Toc235108056 \h </w:instrText>
            </w:r>
            <w:r/>
            <w:r>
              <w:fldChar w:fldCharType="separate"/>
            </w:r>
            <w:r>
              <w:t xml:space="preserve">14</w:t>
            </w:r>
            <w:r>
              <w:fldChar w:fldCharType="end"/>
            </w:r>
          </w:hyperlink>
          <w:r/>
          <w:r>
            <w:rPr>
              <w:rFonts w:eastAsiaTheme="minorEastAsia"/>
              <w:lang w:eastAsia="fr-FR"/>
            </w:rPr>
          </w:r>
        </w:p>
        <w:p w14:paraId="2F76A460" w14:textId="77777777">
          <w:pPr>
            <w:pStyle w:val="2135"/>
            <w:pBdr/>
            <w:tabs>
              <w:tab w:val="left" w:leader="none" w:pos="660"/>
              <w:tab w:val="right" w:leader="dot" w:pos="9062"/>
            </w:tabs>
            <w:spacing/>
            <w:ind/>
            <w:rPr>
              <w:rFonts w:eastAsiaTheme="minorEastAsia"/>
              <w:lang w:eastAsia="fr-FR"/>
            </w:rPr>
          </w:pPr>
          <w:r/>
          <w:hyperlink w:tooltip="#_Toc235108057" w:anchor="_Toc235108057" w:history="1">
            <w:r>
              <w:rPr>
                <w:rStyle w:val="2130"/>
                <w:rFonts w:ascii="Times New Roman" w:hAnsi="Times New Roman" w:cs="Times New Roman"/>
                <w:b/>
              </w:rPr>
              <w:t xml:space="preserve">4.</w:t>
            </w:r>
            <w:r>
              <w:rPr>
                <w:rFonts w:eastAsiaTheme="minorEastAsia"/>
                <w:lang w:eastAsia="fr-FR"/>
              </w:rPr>
              <w:tab/>
            </w:r>
            <w:r>
              <w:rPr>
                <w:rStyle w:val="2130"/>
                <w:rFonts w:ascii="Times New Roman" w:hAnsi="Times New Roman" w:cs="Times New Roman"/>
                <w:b/>
              </w:rPr>
              <w:t xml:space="preserve">La recherche d’information :</w:t>
            </w:r>
            <w:r>
              <w:tab/>
            </w:r>
            <w:r>
              <w:fldChar w:fldCharType="begin"/>
            </w:r>
            <w:r>
              <w:instrText xml:space="preserve"> PAGEREF _Toc235108057 \h </w:instrText>
            </w:r>
            <w:r/>
            <w:r>
              <w:fldChar w:fldCharType="separate"/>
            </w:r>
            <w:r>
              <w:t xml:space="preserve">15</w:t>
            </w:r>
            <w:r>
              <w:fldChar w:fldCharType="end"/>
            </w:r>
          </w:hyperlink>
          <w:r/>
          <w:r>
            <w:rPr>
              <w:rFonts w:eastAsiaTheme="minorEastAsia"/>
              <w:lang w:eastAsia="fr-FR"/>
            </w:rPr>
          </w:r>
        </w:p>
        <w:p w14:paraId="758CC566" w14:textId="77777777">
          <w:pPr>
            <w:pStyle w:val="2136"/>
            <w:pBdr/>
            <w:tabs>
              <w:tab w:val="left" w:leader="none" w:pos="1100"/>
              <w:tab w:val="right" w:leader="dot" w:pos="9062"/>
            </w:tabs>
            <w:spacing/>
            <w:ind/>
            <w:rPr>
              <w:rFonts w:eastAsiaTheme="minorEastAsia"/>
              <w:lang w:eastAsia="fr-FR"/>
            </w:rPr>
          </w:pPr>
          <w:r/>
          <w:hyperlink w:tooltip="#_Toc235108058" w:anchor="_Toc235108058" w:history="1">
            <w:r>
              <w:rPr>
                <w:rStyle w:val="2130"/>
                <w:rFonts w:ascii="Times New Roman" w:hAnsi="Times New Roman" w:cs="Times New Roman"/>
              </w:rPr>
              <w:t xml:space="preserve">4.1.</w:t>
            </w:r>
            <w:r>
              <w:rPr>
                <w:rFonts w:eastAsiaTheme="minorEastAsia"/>
                <w:lang w:eastAsia="fr-FR"/>
              </w:rPr>
              <w:tab/>
            </w:r>
            <w:r>
              <w:rPr>
                <w:rStyle w:val="2130"/>
                <w:rFonts w:ascii="Times New Roman" w:hAnsi="Times New Roman" w:cs="Times New Roman"/>
              </w:rPr>
              <w:t xml:space="preserve">L’analyse de l’existant :</w:t>
            </w:r>
            <w:r>
              <w:tab/>
            </w:r>
            <w:r>
              <w:fldChar w:fldCharType="begin"/>
            </w:r>
            <w:r>
              <w:instrText xml:space="preserve"> PAGEREF _Toc235108058 \h </w:instrText>
            </w:r>
            <w:r/>
            <w:r>
              <w:fldChar w:fldCharType="separate"/>
            </w:r>
            <w:r>
              <w:t xml:space="preserve">15</w:t>
            </w:r>
            <w:r>
              <w:fldChar w:fldCharType="end"/>
            </w:r>
          </w:hyperlink>
          <w:r/>
          <w:r>
            <w:rPr>
              <w:rFonts w:eastAsiaTheme="minorEastAsia"/>
              <w:lang w:eastAsia="fr-FR"/>
            </w:rPr>
          </w:r>
        </w:p>
        <w:p w14:paraId="347DC1AE" w14:textId="77777777">
          <w:pPr>
            <w:pStyle w:val="2136"/>
            <w:pBdr/>
            <w:tabs>
              <w:tab w:val="left" w:leader="none" w:pos="1100"/>
              <w:tab w:val="right" w:leader="dot" w:pos="9062"/>
            </w:tabs>
            <w:spacing/>
            <w:ind/>
            <w:rPr>
              <w:rFonts w:eastAsiaTheme="minorEastAsia"/>
              <w:lang w:eastAsia="fr-FR"/>
            </w:rPr>
          </w:pPr>
          <w:r/>
          <w:hyperlink w:tooltip="#_Toc235108059" w:anchor="_Toc235108059" w:history="1">
            <w:r>
              <w:rPr>
                <w:rStyle w:val="2130"/>
                <w:rFonts w:ascii="Times New Roman" w:hAnsi="Times New Roman" w:cs="Times New Roman"/>
              </w:rPr>
              <w:t xml:space="preserve">4.2.</w:t>
            </w:r>
            <w:r>
              <w:rPr>
                <w:rFonts w:eastAsiaTheme="minorEastAsia"/>
                <w:lang w:eastAsia="fr-FR"/>
              </w:rPr>
              <w:tab/>
            </w:r>
            <w:r>
              <w:rPr>
                <w:rStyle w:val="2130"/>
                <w:rFonts w:ascii="Times New Roman" w:hAnsi="Times New Roman" w:cs="Times New Roman"/>
              </w:rPr>
              <w:t xml:space="preserve">Les propositions d’amélioration des répondants:</w:t>
            </w:r>
            <w:r>
              <w:tab/>
            </w:r>
            <w:r>
              <w:fldChar w:fldCharType="begin"/>
            </w:r>
            <w:r>
              <w:instrText xml:space="preserve"> PAGEREF _Toc235108059 \h </w:instrText>
            </w:r>
            <w:r/>
            <w:r>
              <w:fldChar w:fldCharType="separate"/>
            </w:r>
            <w:r>
              <w:t xml:space="preserve">17</w:t>
            </w:r>
            <w:r>
              <w:fldChar w:fldCharType="end"/>
            </w:r>
          </w:hyperlink>
          <w:r/>
          <w:r>
            <w:rPr>
              <w:rFonts w:eastAsiaTheme="minorEastAsia"/>
              <w:lang w:eastAsia="fr-FR"/>
            </w:rPr>
          </w:r>
        </w:p>
        <w:p w14:paraId="577C1224" w14:textId="77777777">
          <w:pPr>
            <w:pStyle w:val="2135"/>
            <w:pBdr/>
            <w:tabs>
              <w:tab w:val="left" w:leader="none" w:pos="660"/>
              <w:tab w:val="right" w:leader="dot" w:pos="9062"/>
            </w:tabs>
            <w:spacing/>
            <w:ind/>
            <w:rPr>
              <w:rFonts w:eastAsiaTheme="minorEastAsia"/>
              <w:lang w:eastAsia="fr-FR"/>
            </w:rPr>
          </w:pPr>
          <w:r/>
          <w:hyperlink w:tooltip="#_Toc235108060" w:anchor="_Toc235108060" w:history="1">
            <w:r>
              <w:rPr>
                <w:rStyle w:val="2130"/>
                <w:rFonts w:ascii="Times New Roman" w:hAnsi="Times New Roman" w:cs="Times New Roman"/>
                <w:b/>
              </w:rPr>
              <w:t xml:space="preserve">5.</w:t>
            </w:r>
            <w:r>
              <w:rPr>
                <w:rFonts w:eastAsiaTheme="minorEastAsia"/>
                <w:lang w:eastAsia="fr-FR"/>
              </w:rPr>
              <w:tab/>
            </w:r>
            <w:r>
              <w:rPr>
                <w:rStyle w:val="2130"/>
                <w:rFonts w:ascii="Times New Roman" w:hAnsi="Times New Roman" w:cs="Times New Roman"/>
                <w:b/>
              </w:rPr>
              <w:t xml:space="preserve">La consultation :</w:t>
            </w:r>
            <w:r>
              <w:tab/>
            </w:r>
            <w:r>
              <w:fldChar w:fldCharType="begin"/>
            </w:r>
            <w:r>
              <w:instrText xml:space="preserve"> PAGEREF _Toc235108060 \h </w:instrText>
            </w:r>
            <w:r/>
            <w:r>
              <w:fldChar w:fldCharType="separate"/>
            </w:r>
            <w:r>
              <w:t xml:space="preserve">18</w:t>
            </w:r>
            <w:r>
              <w:fldChar w:fldCharType="end"/>
            </w:r>
          </w:hyperlink>
          <w:r/>
          <w:r>
            <w:rPr>
              <w:rFonts w:eastAsiaTheme="minorEastAsia"/>
              <w:lang w:eastAsia="fr-FR"/>
            </w:rPr>
          </w:r>
        </w:p>
        <w:p w14:paraId="4DD0D86D" w14:textId="77777777">
          <w:pPr>
            <w:pStyle w:val="2136"/>
            <w:pBdr/>
            <w:tabs>
              <w:tab w:val="left" w:leader="none" w:pos="1100"/>
              <w:tab w:val="right" w:leader="dot" w:pos="9062"/>
            </w:tabs>
            <w:spacing/>
            <w:ind/>
            <w:rPr>
              <w:rFonts w:eastAsiaTheme="minorEastAsia"/>
              <w:lang w:eastAsia="fr-FR"/>
            </w:rPr>
          </w:pPr>
          <w:r/>
          <w:hyperlink w:tooltip="#_Toc235108061" w:anchor="_Toc235108061" w:history="1">
            <w:r>
              <w:rPr>
                <w:rStyle w:val="2130"/>
                <w:rFonts w:ascii="Times New Roman" w:hAnsi="Times New Roman" w:cs="Times New Roman"/>
              </w:rPr>
              <w:t xml:space="preserve">5.1.</w:t>
            </w:r>
            <w:r>
              <w:rPr>
                <w:rFonts w:eastAsiaTheme="minorEastAsia"/>
                <w:lang w:eastAsia="fr-FR"/>
              </w:rPr>
              <w:tab/>
            </w:r>
            <w:r>
              <w:rPr>
                <w:rStyle w:val="2130"/>
                <w:rFonts w:ascii="Times New Roman" w:hAnsi="Times New Roman" w:cs="Times New Roman"/>
              </w:rPr>
              <w:t xml:space="preserve">L’analyse de l’existant :</w:t>
            </w:r>
            <w:r>
              <w:tab/>
            </w:r>
            <w:r>
              <w:fldChar w:fldCharType="begin"/>
            </w:r>
            <w:r>
              <w:instrText xml:space="preserve"> PAGEREF _Toc235108061 \h </w:instrText>
            </w:r>
            <w:r/>
            <w:r>
              <w:fldChar w:fldCharType="separate"/>
            </w:r>
            <w:r>
              <w:t xml:space="preserve">18</w:t>
            </w:r>
            <w:r>
              <w:fldChar w:fldCharType="end"/>
            </w:r>
          </w:hyperlink>
          <w:r/>
          <w:r>
            <w:rPr>
              <w:rFonts w:eastAsiaTheme="minorEastAsia"/>
              <w:lang w:eastAsia="fr-FR"/>
            </w:rPr>
          </w:r>
        </w:p>
        <w:p w14:paraId="600BB645" w14:textId="77777777">
          <w:pPr>
            <w:pStyle w:val="2136"/>
            <w:pBdr/>
            <w:tabs>
              <w:tab w:val="left" w:leader="none" w:pos="1100"/>
              <w:tab w:val="right" w:leader="dot" w:pos="9062"/>
            </w:tabs>
            <w:spacing/>
            <w:ind/>
            <w:rPr>
              <w:rFonts w:eastAsiaTheme="minorEastAsia"/>
              <w:lang w:eastAsia="fr-FR"/>
            </w:rPr>
          </w:pPr>
          <w:r/>
          <w:hyperlink w:tooltip="#_Toc235108062" w:anchor="_Toc235108062" w:history="1">
            <w:r>
              <w:rPr>
                <w:rStyle w:val="2130"/>
                <w:rFonts w:ascii="Times New Roman" w:hAnsi="Times New Roman" w:cs="Times New Roman"/>
              </w:rPr>
              <w:t xml:space="preserve">5.2.</w:t>
            </w:r>
            <w:r>
              <w:rPr>
                <w:rFonts w:eastAsiaTheme="minorEastAsia"/>
                <w:lang w:eastAsia="fr-FR"/>
              </w:rPr>
              <w:tab/>
            </w:r>
            <w:r>
              <w:rPr>
                <w:rStyle w:val="2130"/>
                <w:rFonts w:ascii="Times New Roman" w:hAnsi="Times New Roman" w:cs="Times New Roman"/>
              </w:rPr>
              <w:t xml:space="preserve">Les propositions d’amélioration des répondants :</w:t>
            </w:r>
            <w:r>
              <w:tab/>
            </w:r>
            <w:r>
              <w:fldChar w:fldCharType="begin"/>
            </w:r>
            <w:r>
              <w:instrText xml:space="preserve"> PAGEREF _Toc235108062 \h </w:instrText>
            </w:r>
            <w:r/>
            <w:r>
              <w:fldChar w:fldCharType="separate"/>
            </w:r>
            <w:r>
              <w:t xml:space="preserve">18</w:t>
            </w:r>
            <w:r>
              <w:fldChar w:fldCharType="end"/>
            </w:r>
          </w:hyperlink>
          <w:r/>
          <w:r>
            <w:rPr>
              <w:rFonts w:eastAsiaTheme="minorEastAsia"/>
              <w:lang w:eastAsia="fr-FR"/>
            </w:rPr>
          </w:r>
        </w:p>
        <w:p w14:paraId="3C5C6BC1" w14:textId="77777777">
          <w:pPr>
            <w:pStyle w:val="2135"/>
            <w:pBdr/>
            <w:tabs>
              <w:tab w:val="left" w:leader="none" w:pos="660"/>
              <w:tab w:val="right" w:leader="dot" w:pos="9062"/>
            </w:tabs>
            <w:spacing/>
            <w:ind/>
            <w:rPr>
              <w:rFonts w:eastAsiaTheme="minorEastAsia"/>
              <w:lang w:eastAsia="fr-FR"/>
            </w:rPr>
          </w:pPr>
          <w:r/>
          <w:hyperlink w:tooltip="#_Toc235108063" w:anchor="_Toc235108063" w:history="1">
            <w:r>
              <w:rPr>
                <w:rStyle w:val="2130"/>
                <w:rFonts w:ascii="Times New Roman" w:hAnsi="Times New Roman" w:cs="Times New Roman"/>
                <w:b/>
              </w:rPr>
              <w:t xml:space="preserve">6.</w:t>
            </w:r>
            <w:r>
              <w:rPr>
                <w:rFonts w:eastAsiaTheme="minorEastAsia"/>
                <w:lang w:eastAsia="fr-FR"/>
              </w:rPr>
              <w:tab/>
            </w:r>
            <w:r>
              <w:rPr>
                <w:rStyle w:val="2130"/>
                <w:rFonts w:ascii="Times New Roman" w:hAnsi="Times New Roman" w:cs="Times New Roman"/>
                <w:b/>
              </w:rPr>
              <w:t xml:space="preserve">Les services proposés :</w:t>
            </w:r>
            <w:r>
              <w:tab/>
            </w:r>
            <w:r>
              <w:fldChar w:fldCharType="begin"/>
            </w:r>
            <w:r>
              <w:instrText xml:space="preserve"> PAGEREF _Toc235108063 \h </w:instrText>
            </w:r>
            <w:r/>
            <w:r>
              <w:fldChar w:fldCharType="separate"/>
            </w:r>
            <w:r>
              <w:t xml:space="preserve">19</w:t>
            </w:r>
            <w:r>
              <w:fldChar w:fldCharType="end"/>
            </w:r>
          </w:hyperlink>
          <w:r/>
          <w:r>
            <w:rPr>
              <w:rFonts w:eastAsiaTheme="minorEastAsia"/>
              <w:lang w:eastAsia="fr-FR"/>
            </w:rPr>
          </w:r>
        </w:p>
        <w:p w14:paraId="409E9A2A" w14:textId="77777777">
          <w:pPr>
            <w:pStyle w:val="2136"/>
            <w:pBdr/>
            <w:tabs>
              <w:tab w:val="left" w:leader="none" w:pos="1100"/>
              <w:tab w:val="right" w:leader="dot" w:pos="9062"/>
            </w:tabs>
            <w:spacing/>
            <w:ind/>
            <w:rPr>
              <w:rFonts w:eastAsiaTheme="minorEastAsia"/>
              <w:lang w:eastAsia="fr-FR"/>
            </w:rPr>
          </w:pPr>
          <w:r/>
          <w:hyperlink w:tooltip="#_Toc235108064" w:anchor="_Toc235108064" w:history="1">
            <w:r>
              <w:rPr>
                <w:rStyle w:val="2130"/>
                <w:rFonts w:ascii="Times New Roman" w:hAnsi="Times New Roman" w:cs="Times New Roman"/>
              </w:rPr>
              <w:t xml:space="preserve">6.1.</w:t>
            </w:r>
            <w:r>
              <w:rPr>
                <w:rFonts w:eastAsiaTheme="minorEastAsia"/>
                <w:lang w:eastAsia="fr-FR"/>
              </w:rPr>
              <w:tab/>
            </w:r>
            <w:r>
              <w:rPr>
                <w:rStyle w:val="2130"/>
                <w:rFonts w:ascii="Times New Roman" w:hAnsi="Times New Roman" w:cs="Times New Roman"/>
              </w:rPr>
              <w:t xml:space="preserve">L’analyse de l’existant :</w:t>
            </w:r>
            <w:r>
              <w:tab/>
            </w:r>
            <w:r>
              <w:fldChar w:fldCharType="begin"/>
            </w:r>
            <w:r>
              <w:instrText xml:space="preserve"> PAGEREF _Toc235108064 \h </w:instrText>
            </w:r>
            <w:r/>
            <w:r>
              <w:fldChar w:fldCharType="separate"/>
            </w:r>
            <w:r>
              <w:t xml:space="preserve">19</w:t>
            </w:r>
            <w:r>
              <w:fldChar w:fldCharType="end"/>
            </w:r>
          </w:hyperlink>
          <w:r/>
          <w:r>
            <w:rPr>
              <w:rFonts w:eastAsiaTheme="minorEastAsia"/>
              <w:lang w:eastAsia="fr-FR"/>
            </w:rPr>
          </w:r>
        </w:p>
        <w:p w14:paraId="1F8D08F0" w14:textId="77777777">
          <w:pPr>
            <w:pStyle w:val="2136"/>
            <w:pBdr/>
            <w:tabs>
              <w:tab w:val="left" w:leader="none" w:pos="1100"/>
              <w:tab w:val="right" w:leader="dot" w:pos="9062"/>
            </w:tabs>
            <w:spacing/>
            <w:ind/>
            <w:rPr>
              <w:rFonts w:eastAsiaTheme="minorEastAsia"/>
              <w:lang w:eastAsia="fr-FR"/>
            </w:rPr>
          </w:pPr>
          <w:r/>
          <w:hyperlink w:tooltip="#_Toc235108065" w:anchor="_Toc235108065" w:history="1">
            <w:r>
              <w:rPr>
                <w:rStyle w:val="2130"/>
                <w:rFonts w:ascii="Times New Roman" w:hAnsi="Times New Roman" w:cs="Times New Roman"/>
                <w:lang w:eastAsia="fr-FR"/>
              </w:rPr>
              <w:t xml:space="preserve">6.2.</w:t>
            </w:r>
            <w:r>
              <w:rPr>
                <w:rFonts w:eastAsiaTheme="minorEastAsia"/>
                <w:lang w:eastAsia="fr-FR"/>
              </w:rPr>
              <w:tab/>
            </w:r>
            <w:r>
              <w:rPr>
                <w:rStyle w:val="2130"/>
                <w:rFonts w:ascii="Times New Roman" w:hAnsi="Times New Roman" w:cs="Times New Roman"/>
                <w:lang w:eastAsia="fr-FR"/>
              </w:rPr>
              <w:t xml:space="preserve">Les propositions d’amélioration :</w:t>
            </w:r>
            <w:r>
              <w:tab/>
            </w:r>
            <w:r>
              <w:fldChar w:fldCharType="begin"/>
            </w:r>
            <w:r>
              <w:instrText xml:space="preserve"> PAGEREF _Toc235108065 \h </w:instrText>
            </w:r>
            <w:r/>
            <w:r>
              <w:fldChar w:fldCharType="separate"/>
            </w:r>
            <w:r>
              <w:t xml:space="preserve">19</w:t>
            </w:r>
            <w:r>
              <w:fldChar w:fldCharType="end"/>
            </w:r>
          </w:hyperlink>
          <w:r/>
          <w:r>
            <w:rPr>
              <w:rFonts w:eastAsiaTheme="minorEastAsia"/>
              <w:lang w:eastAsia="fr-FR"/>
            </w:rPr>
          </w:r>
        </w:p>
        <w:p w14:paraId="009CA433" w14:textId="77777777">
          <w:pPr>
            <w:pStyle w:val="2135"/>
            <w:pBdr/>
            <w:tabs>
              <w:tab w:val="left" w:leader="none" w:pos="660"/>
              <w:tab w:val="right" w:leader="dot" w:pos="9062"/>
            </w:tabs>
            <w:spacing/>
            <w:ind/>
            <w:rPr>
              <w:rFonts w:eastAsiaTheme="minorEastAsia"/>
              <w:lang w:eastAsia="fr-FR"/>
            </w:rPr>
          </w:pPr>
          <w:r/>
          <w:hyperlink w:tooltip="#_Toc235108066" w:anchor="_Toc235108066" w:history="1">
            <w:r>
              <w:rPr>
                <w:rStyle w:val="2130"/>
                <w:rFonts w:ascii="Times New Roman" w:hAnsi="Times New Roman" w:eastAsia="Times New Roman" w:cs="Times New Roman"/>
                <w:b/>
                <w:lang w:eastAsia="fr-FR"/>
              </w:rPr>
              <w:t xml:space="preserve">7.</w:t>
            </w:r>
            <w:r>
              <w:rPr>
                <w:rFonts w:eastAsiaTheme="minorEastAsia"/>
                <w:lang w:eastAsia="fr-FR"/>
              </w:rPr>
              <w:tab/>
            </w:r>
            <w:r>
              <w:rPr>
                <w:rStyle w:val="2130"/>
                <w:rFonts w:ascii="Times New Roman" w:hAnsi="Times New Roman" w:eastAsia="Times New Roman" w:cs="Times New Roman"/>
                <w:b/>
                <w:lang w:eastAsia="fr-FR"/>
              </w:rPr>
              <w:t xml:space="preserve">Ergonomie</w:t>
            </w:r>
            <w:r>
              <w:tab/>
            </w:r>
            <w:r>
              <w:fldChar w:fldCharType="begin"/>
            </w:r>
            <w:r>
              <w:instrText xml:space="preserve"> PAGEREF _Toc235108066 \h </w:instrText>
            </w:r>
            <w:r/>
            <w:r>
              <w:fldChar w:fldCharType="separate"/>
            </w:r>
            <w:r>
              <w:t xml:space="preserve">20</w:t>
            </w:r>
            <w:r>
              <w:fldChar w:fldCharType="end"/>
            </w:r>
          </w:hyperlink>
          <w:r/>
          <w:r>
            <w:rPr>
              <w:rFonts w:eastAsiaTheme="minorEastAsia"/>
              <w:lang w:eastAsia="fr-FR"/>
            </w:rPr>
          </w:r>
        </w:p>
        <w:p w14:paraId="1453F72C" w14:textId="77777777">
          <w:pPr>
            <w:pStyle w:val="2136"/>
            <w:pBdr/>
            <w:tabs>
              <w:tab w:val="left" w:leader="none" w:pos="1100"/>
              <w:tab w:val="right" w:leader="dot" w:pos="9062"/>
            </w:tabs>
            <w:spacing/>
            <w:ind/>
            <w:rPr>
              <w:rFonts w:eastAsiaTheme="minorEastAsia"/>
              <w:lang w:eastAsia="fr-FR"/>
            </w:rPr>
          </w:pPr>
          <w:r/>
          <w:hyperlink w:tooltip="#_Toc235108067" w:anchor="_Toc235108067" w:history="1">
            <w:r>
              <w:rPr>
                <w:rStyle w:val="2130"/>
                <w:rFonts w:ascii="Times New Roman" w:hAnsi="Times New Roman" w:cs="Times New Roman"/>
                <w:lang w:eastAsia="fr-FR"/>
              </w:rPr>
              <w:t xml:space="preserve">7.1.</w:t>
            </w:r>
            <w:r>
              <w:rPr>
                <w:rFonts w:eastAsiaTheme="minorEastAsia"/>
                <w:lang w:eastAsia="fr-FR"/>
              </w:rPr>
              <w:tab/>
            </w:r>
            <w:r>
              <w:rPr>
                <w:rStyle w:val="2130"/>
                <w:rFonts w:ascii="Times New Roman" w:hAnsi="Times New Roman" w:cs="Times New Roman"/>
                <w:lang w:eastAsia="fr-FR"/>
              </w:rPr>
              <w:t xml:space="preserve">L’analyse de l’existant :</w:t>
            </w:r>
            <w:r>
              <w:tab/>
            </w:r>
            <w:r>
              <w:fldChar w:fldCharType="begin"/>
            </w:r>
            <w:r>
              <w:instrText xml:space="preserve"> PAGEREF _Toc235108067 \h </w:instrText>
            </w:r>
            <w:r/>
            <w:r>
              <w:fldChar w:fldCharType="separate"/>
            </w:r>
            <w:r>
              <w:t xml:space="preserve">20</w:t>
            </w:r>
            <w:r>
              <w:fldChar w:fldCharType="end"/>
            </w:r>
          </w:hyperlink>
          <w:r/>
          <w:r>
            <w:rPr>
              <w:rFonts w:eastAsiaTheme="minorEastAsia"/>
              <w:lang w:eastAsia="fr-FR"/>
            </w:rPr>
          </w:r>
        </w:p>
        <w:p w14:paraId="743E00C4" w14:textId="77777777">
          <w:pPr>
            <w:pStyle w:val="2136"/>
            <w:pBdr/>
            <w:tabs>
              <w:tab w:val="left" w:leader="none" w:pos="1100"/>
              <w:tab w:val="right" w:leader="dot" w:pos="9062"/>
            </w:tabs>
            <w:spacing/>
            <w:ind/>
            <w:rPr>
              <w:rFonts w:eastAsiaTheme="minorEastAsia"/>
              <w:lang w:eastAsia="fr-FR"/>
            </w:rPr>
          </w:pPr>
          <w:r/>
          <w:hyperlink w:tooltip="#_Toc235108068" w:anchor="_Toc235108068" w:history="1">
            <w:r>
              <w:rPr>
                <w:rStyle w:val="2130"/>
                <w:rFonts w:ascii="Times New Roman" w:hAnsi="Times New Roman" w:eastAsia="Times New Roman" w:cs="Times New Roman"/>
                <w:lang w:eastAsia="fr-FR"/>
              </w:rPr>
              <w:t xml:space="preserve">7.2.</w:t>
            </w:r>
            <w:r>
              <w:rPr>
                <w:rFonts w:eastAsiaTheme="minorEastAsia"/>
                <w:lang w:eastAsia="fr-FR"/>
              </w:rPr>
              <w:tab/>
            </w:r>
            <w:r>
              <w:rPr>
                <w:rStyle w:val="2130"/>
                <w:rFonts w:ascii="Times New Roman" w:hAnsi="Times New Roman" w:eastAsia="Times New Roman" w:cs="Times New Roman"/>
                <w:lang w:eastAsia="fr-FR"/>
              </w:rPr>
              <w:t xml:space="preserve">Les propositions d’amélioration :</w:t>
            </w:r>
            <w:r>
              <w:tab/>
            </w:r>
            <w:r>
              <w:fldChar w:fldCharType="begin"/>
            </w:r>
            <w:r>
              <w:instrText xml:space="preserve"> PAGEREF _Toc235108068 \h </w:instrText>
            </w:r>
            <w:r/>
            <w:r>
              <w:fldChar w:fldCharType="separate"/>
            </w:r>
            <w:r>
              <w:t xml:space="preserve">21</w:t>
            </w:r>
            <w:r>
              <w:fldChar w:fldCharType="end"/>
            </w:r>
          </w:hyperlink>
          <w:r/>
          <w:r>
            <w:rPr>
              <w:rFonts w:eastAsiaTheme="minorEastAsia"/>
              <w:lang w:eastAsia="fr-FR"/>
            </w:rPr>
          </w:r>
        </w:p>
        <w:p w14:paraId="09B043DF" w14:textId="77777777">
          <w:pPr>
            <w:pStyle w:val="2135"/>
            <w:pBdr/>
            <w:tabs>
              <w:tab w:val="left" w:leader="none" w:pos="660"/>
              <w:tab w:val="right" w:leader="dot" w:pos="9062"/>
            </w:tabs>
            <w:spacing/>
            <w:ind/>
            <w:rPr>
              <w:rFonts w:eastAsiaTheme="minorEastAsia"/>
              <w:lang w:eastAsia="fr-FR"/>
            </w:rPr>
          </w:pPr>
          <w:r/>
          <w:hyperlink w:tooltip="#_Toc235108069" w:anchor="_Toc235108069" w:history="1">
            <w:r>
              <w:rPr>
                <w:rStyle w:val="2130"/>
                <w:rFonts w:ascii="Times New Roman" w:hAnsi="Times New Roman" w:eastAsia="Times New Roman" w:cs="Times New Roman"/>
                <w:b/>
                <w:lang w:eastAsia="fr-FR"/>
              </w:rPr>
              <w:t xml:space="preserve">8.</w:t>
            </w:r>
            <w:r>
              <w:rPr>
                <w:rFonts w:eastAsiaTheme="minorEastAsia"/>
                <w:lang w:eastAsia="fr-FR"/>
              </w:rPr>
              <w:tab/>
            </w:r>
            <w:r>
              <w:rPr>
                <w:rStyle w:val="2130"/>
                <w:rFonts w:ascii="Times New Roman" w:hAnsi="Times New Roman" w:eastAsia="Times New Roman" w:cs="Times New Roman"/>
                <w:b/>
                <w:lang w:eastAsia="fr-FR"/>
              </w:rPr>
              <w:t xml:space="preserve">Analyse juridique</w:t>
            </w:r>
            <w:r>
              <w:tab/>
            </w:r>
            <w:r>
              <w:fldChar w:fldCharType="begin"/>
            </w:r>
            <w:r>
              <w:instrText xml:space="preserve"> PAGEREF _Toc235108069 \h </w:instrText>
            </w:r>
            <w:r/>
            <w:r>
              <w:fldChar w:fldCharType="separate"/>
            </w:r>
            <w:r>
              <w:t xml:space="preserve">22</w:t>
            </w:r>
            <w:r>
              <w:fldChar w:fldCharType="end"/>
            </w:r>
          </w:hyperlink>
          <w:r/>
          <w:r>
            <w:rPr>
              <w:rFonts w:eastAsiaTheme="minorEastAsia"/>
              <w:lang w:eastAsia="fr-FR"/>
            </w:rPr>
          </w:r>
        </w:p>
        <w:p w14:paraId="4A288A04" w14:textId="77777777">
          <w:pPr>
            <w:pStyle w:val="2136"/>
            <w:pBdr/>
            <w:tabs>
              <w:tab w:val="left" w:leader="none" w:pos="1100"/>
              <w:tab w:val="right" w:leader="dot" w:pos="9062"/>
            </w:tabs>
            <w:spacing/>
            <w:ind/>
            <w:rPr>
              <w:rFonts w:eastAsiaTheme="minorEastAsia"/>
              <w:lang w:eastAsia="fr-FR"/>
            </w:rPr>
          </w:pPr>
          <w:r/>
          <w:hyperlink w:tooltip="#_Toc235108070" w:anchor="_Toc235108070" w:history="1">
            <w:r>
              <w:rPr>
                <w:rStyle w:val="2130"/>
                <w:rFonts w:ascii="Times New Roman" w:hAnsi="Times New Roman" w:cs="Times New Roman"/>
                <w:lang w:eastAsia="fr-FR"/>
              </w:rPr>
              <w:t xml:space="preserve">8.1.</w:t>
            </w:r>
            <w:r>
              <w:rPr>
                <w:rFonts w:eastAsiaTheme="minorEastAsia"/>
                <w:lang w:eastAsia="fr-FR"/>
              </w:rPr>
              <w:tab/>
            </w:r>
            <w:r>
              <w:rPr>
                <w:rStyle w:val="2130"/>
                <w:rFonts w:ascii="Times New Roman" w:hAnsi="Times New Roman" w:cs="Times New Roman"/>
                <w:lang w:eastAsia="fr-FR"/>
              </w:rPr>
              <w:t xml:space="preserve">L’analyse de l’existant :</w:t>
            </w:r>
            <w:r>
              <w:tab/>
            </w:r>
            <w:r>
              <w:fldChar w:fldCharType="begin"/>
            </w:r>
            <w:r>
              <w:instrText xml:space="preserve"> PAGEREF _Toc235108070 \h </w:instrText>
            </w:r>
            <w:r/>
            <w:r>
              <w:fldChar w:fldCharType="separate"/>
            </w:r>
            <w:r>
              <w:t xml:space="preserve">22</w:t>
            </w:r>
            <w:r>
              <w:fldChar w:fldCharType="end"/>
            </w:r>
          </w:hyperlink>
          <w:r/>
          <w:r>
            <w:rPr>
              <w:rFonts w:eastAsiaTheme="minorEastAsia"/>
              <w:lang w:eastAsia="fr-FR"/>
            </w:rPr>
          </w:r>
        </w:p>
        <w:p w14:paraId="1043AAA6" w14:textId="77777777">
          <w:pPr>
            <w:pStyle w:val="2136"/>
            <w:pBdr/>
            <w:tabs>
              <w:tab w:val="left" w:leader="none" w:pos="1100"/>
              <w:tab w:val="right" w:leader="dot" w:pos="9062"/>
            </w:tabs>
            <w:spacing/>
            <w:ind/>
            <w:rPr>
              <w:rFonts w:eastAsiaTheme="minorEastAsia"/>
              <w:lang w:eastAsia="fr-FR"/>
            </w:rPr>
          </w:pPr>
          <w:r/>
          <w:hyperlink w:tooltip="#_Toc235108071" w:anchor="_Toc235108071" w:history="1">
            <w:r>
              <w:rPr>
                <w:rStyle w:val="2130"/>
                <w:rFonts w:ascii="Times New Roman" w:hAnsi="Times New Roman" w:cs="Times New Roman"/>
                <w:lang w:eastAsia="fr-FR"/>
              </w:rPr>
              <w:t xml:space="preserve">8.2.</w:t>
            </w:r>
            <w:r>
              <w:rPr>
                <w:rFonts w:eastAsiaTheme="minorEastAsia"/>
                <w:lang w:eastAsia="fr-FR"/>
              </w:rPr>
              <w:tab/>
            </w:r>
            <w:r>
              <w:rPr>
                <w:rStyle w:val="2130"/>
                <w:rFonts w:ascii="Times New Roman" w:hAnsi="Times New Roman" w:cs="Times New Roman"/>
                <w:lang w:eastAsia="fr-FR"/>
              </w:rPr>
              <w:t xml:space="preserve">Les propositions d’amélioration :</w:t>
            </w:r>
            <w:r>
              <w:tab/>
            </w:r>
            <w:r>
              <w:fldChar w:fldCharType="begin"/>
            </w:r>
            <w:r>
              <w:instrText xml:space="preserve"> PAGEREF _Toc235108071 \h </w:instrText>
            </w:r>
            <w:r/>
            <w:r>
              <w:fldChar w:fldCharType="separate"/>
            </w:r>
            <w:r>
              <w:t xml:space="preserve">22</w:t>
            </w:r>
            <w:r>
              <w:fldChar w:fldCharType="end"/>
            </w:r>
          </w:hyperlink>
          <w:r/>
          <w:r>
            <w:rPr>
              <w:rFonts w:eastAsiaTheme="minorEastAsia"/>
              <w:lang w:eastAsia="fr-FR"/>
            </w:rPr>
          </w:r>
        </w:p>
        <w:p w14:paraId="0EF66B10" w14:textId="77777777">
          <w:pPr>
            <w:pStyle w:val="2129"/>
            <w:pBdr/>
            <w:tabs>
              <w:tab w:val="right" w:leader="dot" w:pos="9062"/>
            </w:tabs>
            <w:spacing/>
            <w:ind/>
            <w:rPr>
              <w:rFonts w:eastAsiaTheme="minorEastAsia"/>
              <w:lang w:eastAsia="fr-FR"/>
            </w:rPr>
          </w:pPr>
          <w:r/>
          <w:hyperlink w:tooltip="#_Toc235108072" w:anchor="_Toc235108072" w:history="1">
            <w:r>
              <w:rPr>
                <w:rStyle w:val="2130"/>
                <w:rFonts w:ascii="Times New Roman" w:hAnsi="Times New Roman" w:eastAsia="Times New Roman" w:cs="Times New Roman"/>
                <w:b/>
                <w:lang w:eastAsia="fr-FR"/>
              </w:rPr>
              <w:t xml:space="preserve">Analyse technique</w:t>
            </w:r>
            <w:r>
              <w:tab/>
            </w:r>
            <w:r>
              <w:fldChar w:fldCharType="begin"/>
            </w:r>
            <w:r>
              <w:instrText xml:space="preserve"> PAGEREF _Toc235108072 \h </w:instrText>
            </w:r>
            <w:r/>
            <w:r>
              <w:fldChar w:fldCharType="separate"/>
            </w:r>
            <w:r>
              <w:t xml:space="preserve">23</w:t>
            </w:r>
            <w:r>
              <w:fldChar w:fldCharType="end"/>
            </w:r>
          </w:hyperlink>
          <w:r/>
          <w:r>
            <w:rPr>
              <w:rFonts w:eastAsiaTheme="minorEastAsia"/>
              <w:lang w:eastAsia="fr-FR"/>
            </w:rPr>
          </w:r>
        </w:p>
        <w:p w14:paraId="1E76069A" w14:textId="77777777">
          <w:pPr>
            <w:pStyle w:val="2135"/>
            <w:pBdr/>
            <w:tabs>
              <w:tab w:val="left" w:leader="none" w:pos="660"/>
              <w:tab w:val="right" w:leader="dot" w:pos="9062"/>
            </w:tabs>
            <w:spacing/>
            <w:ind/>
            <w:rPr>
              <w:rFonts w:eastAsiaTheme="minorEastAsia"/>
              <w:lang w:eastAsia="fr-FR"/>
            </w:rPr>
          </w:pPr>
          <w:r/>
          <w:hyperlink w:tooltip="#_Toc235108073" w:anchor="_Toc235108073" w:history="1">
            <w:r>
              <w:rPr>
                <w:rStyle w:val="2130"/>
                <w:rFonts w:ascii="Times New Roman" w:hAnsi="Times New Roman" w:cs="Times New Roman"/>
                <w:b/>
                <w:lang w:eastAsia="fr-FR"/>
              </w:rPr>
              <w:t xml:space="preserve">1.</w:t>
            </w:r>
            <w:r>
              <w:rPr>
                <w:rFonts w:eastAsiaTheme="minorEastAsia"/>
                <w:lang w:eastAsia="fr-FR"/>
              </w:rPr>
              <w:tab/>
            </w:r>
            <w:r>
              <w:rPr>
                <w:rStyle w:val="2130"/>
                <w:rFonts w:ascii="Times New Roman" w:hAnsi="Times New Roman" w:cs="Times New Roman"/>
                <w:b/>
                <w:lang w:eastAsia="fr-FR"/>
              </w:rPr>
              <w:t xml:space="preserve">CujasNum :</w:t>
            </w:r>
            <w:r>
              <w:tab/>
            </w:r>
            <w:r>
              <w:fldChar w:fldCharType="begin"/>
            </w:r>
            <w:r>
              <w:instrText xml:space="preserve"> PAGEREF _Toc235108073 \h </w:instrText>
            </w:r>
            <w:r/>
            <w:r>
              <w:fldChar w:fldCharType="separate"/>
            </w:r>
            <w:r>
              <w:t xml:space="preserve">23</w:t>
            </w:r>
            <w:r>
              <w:fldChar w:fldCharType="end"/>
            </w:r>
          </w:hyperlink>
          <w:r/>
          <w:r>
            <w:rPr>
              <w:rFonts w:eastAsiaTheme="minorEastAsia"/>
              <w:lang w:eastAsia="fr-FR"/>
            </w:rPr>
          </w:r>
        </w:p>
        <w:p w14:paraId="30E807DB" w14:textId="77777777">
          <w:pPr>
            <w:pStyle w:val="2136"/>
            <w:pBdr/>
            <w:tabs>
              <w:tab w:val="left" w:leader="none" w:pos="1100"/>
              <w:tab w:val="right" w:leader="dot" w:pos="9062"/>
            </w:tabs>
            <w:spacing/>
            <w:ind/>
            <w:rPr>
              <w:rFonts w:eastAsiaTheme="minorEastAsia"/>
              <w:lang w:eastAsia="fr-FR"/>
            </w:rPr>
          </w:pPr>
          <w:r/>
          <w:hyperlink w:tooltip="#_Toc235108074" w:anchor="_Toc235108074" w:history="1">
            <w:r>
              <w:rPr>
                <w:rStyle w:val="2130"/>
                <w:rFonts w:ascii="Times New Roman" w:hAnsi="Times New Roman" w:cs="Times New Roman"/>
                <w:lang w:eastAsia="fr-FR"/>
              </w:rPr>
              <w:t xml:space="preserve">1.1.</w:t>
            </w:r>
            <w:r>
              <w:rPr>
                <w:rFonts w:eastAsiaTheme="minorEastAsia"/>
                <w:lang w:eastAsia="fr-FR"/>
              </w:rPr>
              <w:tab/>
            </w:r>
            <w:r>
              <w:rPr>
                <w:rStyle w:val="2130"/>
                <w:rFonts w:ascii="Times New Roman" w:hAnsi="Times New Roman" w:cs="Times New Roman"/>
                <w:lang w:eastAsia="fr-FR"/>
              </w:rPr>
              <w:t xml:space="preserve">Éléments techniques</w:t>
            </w:r>
            <w:r>
              <w:tab/>
            </w:r>
            <w:r>
              <w:fldChar w:fldCharType="begin"/>
            </w:r>
            <w:r>
              <w:instrText xml:space="preserve"> PAGEREF _Toc235108074 \h </w:instrText>
            </w:r>
            <w:r/>
            <w:r>
              <w:fldChar w:fldCharType="separate"/>
            </w:r>
            <w:r>
              <w:t xml:space="preserve">23</w:t>
            </w:r>
            <w:r>
              <w:fldChar w:fldCharType="end"/>
            </w:r>
          </w:hyperlink>
          <w:r/>
          <w:r>
            <w:rPr>
              <w:rFonts w:eastAsiaTheme="minorEastAsia"/>
              <w:lang w:eastAsia="fr-FR"/>
            </w:rPr>
          </w:r>
        </w:p>
        <w:p w14:paraId="50822217" w14:textId="77777777">
          <w:pPr>
            <w:pStyle w:val="2136"/>
            <w:pBdr/>
            <w:tabs>
              <w:tab w:val="left" w:leader="none" w:pos="1100"/>
              <w:tab w:val="right" w:leader="dot" w:pos="9062"/>
            </w:tabs>
            <w:spacing/>
            <w:ind/>
            <w:rPr>
              <w:rFonts w:eastAsiaTheme="minorEastAsia"/>
              <w:lang w:eastAsia="fr-FR"/>
            </w:rPr>
          </w:pPr>
          <w:r/>
          <w:hyperlink w:tooltip="#_Toc235108075" w:anchor="_Toc235108075" w:history="1">
            <w:r>
              <w:rPr>
                <w:rStyle w:val="2130"/>
                <w:rFonts w:ascii="Times New Roman" w:hAnsi="Times New Roman" w:cs="Times New Roman"/>
                <w:lang w:eastAsia="fr-FR"/>
              </w:rPr>
              <w:t xml:space="preserve">1.2.</w:t>
            </w:r>
            <w:r>
              <w:rPr>
                <w:rFonts w:eastAsiaTheme="minorEastAsia"/>
                <w:lang w:eastAsia="fr-FR"/>
              </w:rPr>
              <w:tab/>
            </w:r>
            <w:r>
              <w:rPr>
                <w:rStyle w:val="2130"/>
                <w:rFonts w:ascii="Times New Roman" w:hAnsi="Times New Roman" w:cs="Times New Roman"/>
                <w:lang w:eastAsia="fr-FR"/>
              </w:rPr>
              <w:t xml:space="preserve">SWOT</w:t>
            </w:r>
            <w:r>
              <w:tab/>
            </w:r>
            <w:r>
              <w:fldChar w:fldCharType="begin"/>
            </w:r>
            <w:r>
              <w:instrText xml:space="preserve"> PAGEREF _Toc235108075 \h </w:instrText>
            </w:r>
            <w:r/>
            <w:r>
              <w:fldChar w:fldCharType="separate"/>
            </w:r>
            <w:r>
              <w:t xml:space="preserve">23</w:t>
            </w:r>
            <w:r>
              <w:fldChar w:fldCharType="end"/>
            </w:r>
          </w:hyperlink>
          <w:r/>
          <w:r>
            <w:rPr>
              <w:rFonts w:eastAsiaTheme="minorEastAsia"/>
              <w:lang w:eastAsia="fr-FR"/>
            </w:rPr>
          </w:r>
        </w:p>
        <w:p w14:paraId="2B62BBC7" w14:textId="77777777">
          <w:pPr>
            <w:pStyle w:val="2135"/>
            <w:pBdr/>
            <w:tabs>
              <w:tab w:val="left" w:leader="none" w:pos="660"/>
              <w:tab w:val="right" w:leader="dot" w:pos="9062"/>
            </w:tabs>
            <w:spacing/>
            <w:ind/>
            <w:rPr>
              <w:rFonts w:eastAsiaTheme="minorEastAsia"/>
              <w:lang w:eastAsia="fr-FR"/>
            </w:rPr>
          </w:pPr>
          <w:r/>
          <w:hyperlink w:tooltip="#_Toc235108076" w:anchor="_Toc235108076" w:history="1">
            <w:r>
              <w:rPr>
                <w:rStyle w:val="2130"/>
                <w:rFonts w:ascii="Times New Roman" w:hAnsi="Times New Roman" w:cs="Times New Roman"/>
                <w:b/>
                <w:lang w:eastAsia="fr-FR"/>
              </w:rPr>
              <w:t xml:space="preserve">1.</w:t>
            </w:r>
            <w:r>
              <w:rPr>
                <w:rFonts w:eastAsiaTheme="minorEastAsia"/>
                <w:lang w:eastAsia="fr-FR"/>
              </w:rPr>
              <w:tab/>
            </w:r>
            <w:r>
              <w:rPr>
                <w:rStyle w:val="2130"/>
                <w:rFonts w:ascii="Times New Roman" w:hAnsi="Times New Roman" w:cs="Times New Roman"/>
                <w:b/>
                <w:lang w:eastAsia="fr-FR"/>
              </w:rPr>
              <w:t xml:space="preserve">Codex :</w:t>
            </w:r>
            <w:r>
              <w:tab/>
            </w:r>
            <w:r>
              <w:fldChar w:fldCharType="begin"/>
            </w:r>
            <w:r>
              <w:instrText xml:space="preserve"> PAGEREF _Toc235108076 \h </w:instrText>
            </w:r>
            <w:r/>
            <w:r>
              <w:fldChar w:fldCharType="separate"/>
            </w:r>
            <w:r>
              <w:t xml:space="preserve">24</w:t>
            </w:r>
            <w:r>
              <w:fldChar w:fldCharType="end"/>
            </w:r>
          </w:hyperlink>
          <w:r/>
          <w:r>
            <w:rPr>
              <w:rFonts w:eastAsiaTheme="minorEastAsia"/>
              <w:lang w:eastAsia="fr-FR"/>
            </w:rPr>
          </w:r>
        </w:p>
        <w:p w14:paraId="05CA7898" w14:textId="77777777">
          <w:pPr>
            <w:pStyle w:val="2136"/>
            <w:pBdr/>
            <w:tabs>
              <w:tab w:val="left" w:leader="none" w:pos="1100"/>
              <w:tab w:val="right" w:leader="dot" w:pos="9062"/>
            </w:tabs>
            <w:spacing/>
            <w:ind/>
            <w:rPr>
              <w:rFonts w:eastAsiaTheme="minorEastAsia"/>
              <w:lang w:eastAsia="fr-FR"/>
            </w:rPr>
          </w:pPr>
          <w:r/>
          <w:hyperlink w:tooltip="#_Toc235108077" w:anchor="_Toc235108077" w:history="1">
            <w:r>
              <w:rPr>
                <w:rStyle w:val="2130"/>
                <w:rFonts w:ascii="Times New Roman" w:hAnsi="Times New Roman" w:cs="Times New Roman"/>
                <w:lang w:eastAsia="fr-FR"/>
              </w:rPr>
              <w:t xml:space="preserve">1.1.</w:t>
            </w:r>
            <w:r>
              <w:rPr>
                <w:rFonts w:eastAsiaTheme="minorEastAsia"/>
                <w:lang w:eastAsia="fr-FR"/>
              </w:rPr>
              <w:tab/>
            </w:r>
            <w:r>
              <w:rPr>
                <w:rStyle w:val="2130"/>
                <w:rFonts w:ascii="Times New Roman" w:hAnsi="Times New Roman" w:cs="Times New Roman"/>
                <w:lang w:eastAsia="fr-FR"/>
              </w:rPr>
              <w:t xml:space="preserve">Aspects techniques de Codex</w:t>
            </w:r>
            <w:r>
              <w:tab/>
            </w:r>
            <w:r>
              <w:fldChar w:fldCharType="begin"/>
            </w:r>
            <w:r>
              <w:instrText xml:space="preserve"> PAGEREF _Toc235108077 \h </w:instrText>
            </w:r>
            <w:r/>
            <w:r>
              <w:fldChar w:fldCharType="separate"/>
            </w:r>
            <w:r>
              <w:t xml:space="preserve">24</w:t>
            </w:r>
            <w:r>
              <w:fldChar w:fldCharType="end"/>
            </w:r>
          </w:hyperlink>
          <w:r/>
          <w:r>
            <w:rPr>
              <w:rFonts w:eastAsiaTheme="minorEastAsia"/>
              <w:lang w:eastAsia="fr-FR"/>
            </w:rPr>
          </w:r>
        </w:p>
        <w:p w14:paraId="438114A5" w14:textId="77777777">
          <w:pPr>
            <w:pStyle w:val="2136"/>
            <w:pBdr/>
            <w:tabs>
              <w:tab w:val="left" w:leader="none" w:pos="1100"/>
              <w:tab w:val="right" w:leader="dot" w:pos="9062"/>
            </w:tabs>
            <w:spacing/>
            <w:ind/>
            <w:rPr>
              <w:rFonts w:eastAsiaTheme="minorEastAsia"/>
              <w:lang w:eastAsia="fr-FR"/>
            </w:rPr>
          </w:pPr>
          <w:r/>
          <w:hyperlink w:tooltip="#_Toc235108078" w:anchor="_Toc235108078" w:history="1">
            <w:r>
              <w:rPr>
                <w:rStyle w:val="2130"/>
                <w:rFonts w:ascii="Times New Roman" w:hAnsi="Times New Roman" w:cs="Times New Roman"/>
                <w:lang w:eastAsia="fr-FR"/>
              </w:rPr>
              <w:t xml:space="preserve">1.2.</w:t>
            </w:r>
            <w:r>
              <w:rPr>
                <w:rFonts w:eastAsiaTheme="minorEastAsia"/>
                <w:lang w:eastAsia="fr-FR"/>
              </w:rPr>
              <w:tab/>
            </w:r>
            <w:r>
              <w:rPr>
                <w:rStyle w:val="2130"/>
                <w:rFonts w:ascii="Times New Roman" w:hAnsi="Times New Roman" w:cs="Times New Roman"/>
                <w:lang w:eastAsia="fr-FR"/>
              </w:rPr>
              <w:t xml:space="preserve">SWOT</w:t>
            </w:r>
            <w:r>
              <w:tab/>
            </w:r>
            <w:r>
              <w:fldChar w:fldCharType="begin"/>
            </w:r>
            <w:r>
              <w:instrText xml:space="preserve"> PAGEREF _Toc235108078 \h </w:instrText>
            </w:r>
            <w:r/>
            <w:r>
              <w:fldChar w:fldCharType="separate"/>
            </w:r>
            <w:r>
              <w:t xml:space="preserve">24</w:t>
            </w:r>
            <w:r>
              <w:fldChar w:fldCharType="end"/>
            </w:r>
          </w:hyperlink>
          <w:r/>
          <w:r>
            <w:rPr>
              <w:rFonts w:eastAsiaTheme="minorEastAsia"/>
              <w:lang w:eastAsia="fr-FR"/>
            </w:rPr>
          </w:r>
        </w:p>
        <w:p w14:paraId="4A01C4F9" w14:textId="77777777">
          <w:pPr>
            <w:pStyle w:val="2129"/>
            <w:pBdr/>
            <w:tabs>
              <w:tab w:val="right" w:leader="dot" w:pos="9062"/>
            </w:tabs>
            <w:spacing/>
            <w:ind/>
            <w:rPr>
              <w:rFonts w:eastAsiaTheme="minorEastAsia"/>
              <w:lang w:eastAsia="fr-FR"/>
            </w:rPr>
          </w:pPr>
          <w:r/>
          <w:hyperlink w:tooltip="#_Toc235108079" w:anchor="_Toc235108079" w:history="1">
            <w:r>
              <w:rPr>
                <w:rStyle w:val="2130"/>
                <w:rFonts w:ascii="Times New Roman" w:hAnsi="Times New Roman" w:cs="Times New Roman"/>
                <w:lang w:eastAsia="fr-FR"/>
              </w:rPr>
              <w:t xml:space="preserve">Annexes :</w:t>
            </w:r>
            <w:r>
              <w:tab/>
            </w:r>
            <w:r>
              <w:fldChar w:fldCharType="begin"/>
            </w:r>
            <w:r>
              <w:instrText xml:space="preserve"> PAGEREF _Toc235108079 \h </w:instrText>
            </w:r>
            <w:r/>
            <w:r>
              <w:fldChar w:fldCharType="separate"/>
            </w:r>
            <w:r>
              <w:t xml:space="preserve">26</w:t>
            </w:r>
            <w:r>
              <w:fldChar w:fldCharType="end"/>
            </w:r>
          </w:hyperlink>
          <w:r/>
          <w:r>
            <w:rPr>
              <w:rFonts w:eastAsiaTheme="minorEastAsia"/>
              <w:lang w:eastAsia="fr-FR"/>
            </w:rPr>
          </w:r>
        </w:p>
        <w:p w14:paraId="40EE65CA" w14:textId="77777777">
          <w:pPr>
            <w:pStyle w:val="2135"/>
            <w:pBdr/>
            <w:tabs>
              <w:tab w:val="right" w:leader="dot" w:pos="9062"/>
            </w:tabs>
            <w:spacing/>
            <w:ind/>
            <w:rPr>
              <w:rFonts w:eastAsiaTheme="minorEastAsia"/>
              <w:lang w:eastAsia="fr-FR"/>
            </w:rPr>
          </w:pPr>
          <w:r/>
          <w:hyperlink w:tooltip="#_Toc235108080" w:anchor="_Toc235108080" w:history="1">
            <w:r>
              <w:rPr>
                <w:rStyle w:val="2130"/>
                <w:rFonts w:ascii="Times New Roman" w:hAnsi="Times New Roman" w:cs="Times New Roman"/>
                <w:lang w:eastAsia="fr-FR"/>
              </w:rPr>
              <w:t xml:space="preserve">Annexe 1 : Descamps Olivier (OD), Professeur de l’histoire du droit de Paris II, responsable scientifique du CST droit (BNF).</w:t>
            </w:r>
            <w:r>
              <w:tab/>
            </w:r>
            <w:r>
              <w:fldChar w:fldCharType="begin"/>
            </w:r>
            <w:r>
              <w:instrText xml:space="preserve"> PAGEREF _Toc235108080 \h </w:instrText>
            </w:r>
            <w:r/>
            <w:r>
              <w:fldChar w:fldCharType="separate"/>
            </w:r>
            <w:r>
              <w:t xml:space="preserve">26</w:t>
            </w:r>
            <w:r>
              <w:fldChar w:fldCharType="end"/>
            </w:r>
          </w:hyperlink>
          <w:r/>
          <w:r>
            <w:rPr>
              <w:rFonts w:eastAsiaTheme="minorEastAsia"/>
              <w:lang w:eastAsia="fr-FR"/>
            </w:rPr>
          </w:r>
        </w:p>
        <w:p w14:paraId="14C3CE5A" w14:textId="77777777">
          <w:pPr>
            <w:pStyle w:val="2135"/>
            <w:pBdr/>
            <w:tabs>
              <w:tab w:val="right" w:leader="dot" w:pos="9062"/>
            </w:tabs>
            <w:spacing/>
            <w:ind/>
            <w:rPr>
              <w:rFonts w:eastAsiaTheme="minorEastAsia"/>
              <w:lang w:eastAsia="fr-FR"/>
            </w:rPr>
          </w:pPr>
          <w:r/>
          <w:hyperlink w:tooltip="#_Toc235108081" w:anchor="_Toc235108081" w:history="1">
            <w:r>
              <w:rPr>
                <w:rStyle w:val="2130"/>
                <w:rFonts w:ascii="Times New Roman" w:hAnsi="Times New Roman" w:cs="Times New Roman"/>
                <w:lang w:eastAsia="fr-FR"/>
              </w:rPr>
              <w:t xml:space="preserve">Annexe 2 : </w:t>
            </w:r>
            <w:r>
              <w:rPr>
                <w:rStyle w:val="2130"/>
                <w:rFonts w:ascii="Times New Roman" w:hAnsi="Times New Roman" w:cs="Times New Roman"/>
              </w:rPr>
              <w:t xml:space="preserve">Masséna Floriane (FM), Maître de conférence d’histoire du droit et des institutions de Paris I, entretien du 01/06/2026.</w:t>
            </w:r>
            <w:r>
              <w:tab/>
            </w:r>
            <w:r>
              <w:fldChar w:fldCharType="begin"/>
            </w:r>
            <w:r>
              <w:instrText xml:space="preserve"> PAGEREF _Toc235108081 \h </w:instrText>
            </w:r>
            <w:r/>
            <w:r>
              <w:fldChar w:fldCharType="separate"/>
            </w:r>
            <w:r>
              <w:t xml:space="preserve">26</w:t>
            </w:r>
            <w:r>
              <w:fldChar w:fldCharType="end"/>
            </w:r>
          </w:hyperlink>
          <w:r/>
          <w:r>
            <w:rPr>
              <w:rFonts w:eastAsiaTheme="minorEastAsia"/>
              <w:lang w:eastAsia="fr-FR"/>
            </w:rPr>
          </w:r>
        </w:p>
        <w:p w14:paraId="36D00F9D" w14:textId="77777777">
          <w:pPr>
            <w:pStyle w:val="2135"/>
            <w:pBdr/>
            <w:tabs>
              <w:tab w:val="right" w:leader="dot" w:pos="9062"/>
            </w:tabs>
            <w:spacing/>
            <w:ind/>
            <w:rPr>
              <w:rFonts w:eastAsiaTheme="minorEastAsia"/>
              <w:lang w:eastAsia="fr-FR"/>
            </w:rPr>
          </w:pPr>
          <w:r/>
          <w:hyperlink w:tooltip="#_Toc235108082" w:anchor="_Toc235108082" w:history="1">
            <w:r>
              <w:rPr>
                <w:rStyle w:val="2130"/>
                <w:rFonts w:ascii="Times New Roman" w:hAnsi="Times New Roman" w:cs="Times New Roman"/>
                <w:lang w:eastAsia="fr-FR"/>
              </w:rPr>
              <w:t xml:space="preserve">Annexe 3 : </w:t>
            </w:r>
            <w:r>
              <w:rPr>
                <w:rStyle w:val="2130"/>
                <w:rFonts w:ascii="Times New Roman" w:hAnsi="Times New Roman" w:cs="Times New Roman"/>
              </w:rPr>
              <w:t xml:space="preserve">Moiroud Cécile (CM), Maître de conférences HDR, Droit public, Paris I, entretien du 17/05/2026.</w:t>
            </w:r>
            <w:r>
              <w:tab/>
            </w:r>
            <w:r>
              <w:fldChar w:fldCharType="begin"/>
            </w:r>
            <w:r>
              <w:instrText xml:space="preserve"> PAGEREF _Toc235108082 \h </w:instrText>
            </w:r>
            <w:r/>
            <w:r>
              <w:fldChar w:fldCharType="separate"/>
            </w:r>
            <w:r>
              <w:t xml:space="preserve">26</w:t>
            </w:r>
            <w:r>
              <w:fldChar w:fldCharType="end"/>
            </w:r>
          </w:hyperlink>
          <w:r/>
          <w:r>
            <w:rPr>
              <w:rFonts w:eastAsiaTheme="minorEastAsia"/>
              <w:lang w:eastAsia="fr-FR"/>
            </w:rPr>
          </w:r>
        </w:p>
        <w:p w14:paraId="66F3C75C" w14:textId="77777777">
          <w:pPr>
            <w:pStyle w:val="2135"/>
            <w:pBdr/>
            <w:tabs>
              <w:tab w:val="right" w:leader="dot" w:pos="9062"/>
            </w:tabs>
            <w:spacing/>
            <w:ind/>
            <w:rPr>
              <w:rFonts w:eastAsiaTheme="minorEastAsia"/>
              <w:lang w:eastAsia="fr-FR"/>
            </w:rPr>
          </w:pPr>
          <w:r/>
          <w:hyperlink w:tooltip="#_Toc235108083" w:anchor="_Toc235108083" w:history="1">
            <w:r>
              <w:rPr>
                <w:rStyle w:val="2130"/>
                <w:rFonts w:ascii="Times New Roman" w:hAnsi="Times New Roman" w:cs="Times New Roman"/>
              </w:rPr>
              <w:t xml:space="preserve">Annexe 4 : </w:t>
            </w:r>
            <w:r>
              <w:rPr>
                <w:rStyle w:val="2130"/>
                <w:rFonts w:ascii="Times New Roman" w:hAnsi="Times New Roman" w:cs="Times New Roman"/>
                <w:lang w:eastAsia="fr-FR"/>
              </w:rPr>
              <w:t xml:space="preserve">Pfister Laurent (LP), Professeur </w:t>
            </w:r>
            <w:r>
              <w:rPr>
                <w:rStyle w:val="2130"/>
                <w:rFonts w:ascii="Times New Roman" w:hAnsi="Times New Roman" w:cs="Times New Roman"/>
              </w:rPr>
              <w:t xml:space="preserve">d’histoire du droit et des institutions de Paris II, entretien du 17/05/2026.</w:t>
            </w:r>
            <w:r>
              <w:tab/>
            </w:r>
            <w:r>
              <w:fldChar w:fldCharType="begin"/>
            </w:r>
            <w:r>
              <w:instrText xml:space="preserve"> PAGEREF _Toc235108083 \h </w:instrText>
            </w:r>
            <w:r/>
            <w:r>
              <w:fldChar w:fldCharType="separate"/>
            </w:r>
            <w:r>
              <w:t xml:space="preserve">26</w:t>
            </w:r>
            <w:r>
              <w:fldChar w:fldCharType="end"/>
            </w:r>
          </w:hyperlink>
          <w:r/>
          <w:r>
            <w:rPr>
              <w:rFonts w:eastAsiaTheme="minorEastAsia"/>
              <w:lang w:eastAsia="fr-FR"/>
            </w:rPr>
          </w:r>
        </w:p>
        <w:p w14:paraId="3133FFA5" w14:textId="77777777">
          <w:pPr>
            <w:pStyle w:val="2135"/>
            <w:pBdr/>
            <w:tabs>
              <w:tab w:val="right" w:leader="dot" w:pos="9062"/>
            </w:tabs>
            <w:spacing/>
            <w:ind/>
            <w:rPr>
              <w:rFonts w:eastAsiaTheme="minorEastAsia"/>
              <w:lang w:eastAsia="fr-FR"/>
            </w:rPr>
          </w:pPr>
          <w:r/>
          <w:hyperlink w:tooltip="#_Toc235108084" w:anchor="_Toc235108084" w:history="1">
            <w:r>
              <w:rPr>
                <w:rStyle w:val="2130"/>
                <w:rFonts w:ascii="Times New Roman" w:hAnsi="Times New Roman" w:cs="Times New Roman"/>
              </w:rPr>
              <w:t xml:space="preserve">Annexe 5 : Bolard Cécile (CB), Responsable de la numérisation et des collections numérisées, entretien du 19/05/2026.</w:t>
            </w:r>
            <w:r>
              <w:tab/>
            </w:r>
            <w:r>
              <w:fldChar w:fldCharType="begin"/>
            </w:r>
            <w:r>
              <w:instrText xml:space="preserve"> PAGEREF _Toc235108084 \h </w:instrText>
            </w:r>
            <w:r/>
            <w:r>
              <w:fldChar w:fldCharType="separate"/>
            </w:r>
            <w:r>
              <w:t xml:space="preserve">26</w:t>
            </w:r>
            <w:r>
              <w:fldChar w:fldCharType="end"/>
            </w:r>
          </w:hyperlink>
          <w:r/>
          <w:r>
            <w:rPr>
              <w:rFonts w:eastAsiaTheme="minorEastAsia"/>
              <w:lang w:eastAsia="fr-FR"/>
            </w:rPr>
          </w:r>
        </w:p>
        <w:p w14:paraId="32E33402" w14:textId="77777777">
          <w:pPr>
            <w:pStyle w:val="2135"/>
            <w:pBdr/>
            <w:tabs>
              <w:tab w:val="right" w:leader="dot" w:pos="9062"/>
            </w:tabs>
            <w:spacing/>
            <w:ind/>
            <w:rPr>
              <w:rFonts w:eastAsiaTheme="minorEastAsia"/>
              <w:lang w:eastAsia="fr-FR"/>
            </w:rPr>
          </w:pPr>
          <w:r/>
          <w:hyperlink w:tooltip="#_Toc235108085" w:anchor="_Toc235108085" w:history="1">
            <w:r>
              <w:rPr>
                <w:rStyle w:val="2130"/>
                <w:rFonts w:ascii="Times New Roman" w:hAnsi="Times New Roman" w:cs="Times New Roman"/>
              </w:rPr>
              <w:t xml:space="preserve">Annexe 6 : Colcanap Gregory (GC), Directeur de la bibliothèque interuniversitaire Cujas, entretien du 27/04/2026.</w:t>
            </w:r>
            <w:r>
              <w:tab/>
            </w:r>
            <w:r>
              <w:fldChar w:fldCharType="begin"/>
            </w:r>
            <w:r>
              <w:instrText xml:space="preserve"> PAGEREF _Toc235108085 \h </w:instrText>
            </w:r>
            <w:r/>
            <w:r>
              <w:fldChar w:fldCharType="separate"/>
            </w:r>
            <w:r>
              <w:t xml:space="preserve">26</w:t>
            </w:r>
            <w:r>
              <w:fldChar w:fldCharType="end"/>
            </w:r>
          </w:hyperlink>
          <w:r/>
          <w:r>
            <w:rPr>
              <w:rFonts w:eastAsiaTheme="minorEastAsia"/>
              <w:lang w:eastAsia="fr-FR"/>
            </w:rPr>
          </w:r>
        </w:p>
        <w:p w14:paraId="514F0D1D" w14:textId="77777777">
          <w:pPr>
            <w:pStyle w:val="2135"/>
            <w:pBdr/>
            <w:tabs>
              <w:tab w:val="right" w:leader="dot" w:pos="9062"/>
            </w:tabs>
            <w:spacing/>
            <w:ind/>
            <w:rPr>
              <w:rFonts w:eastAsiaTheme="minorEastAsia"/>
              <w:lang w:eastAsia="fr-FR"/>
            </w:rPr>
          </w:pPr>
          <w:r/>
          <w:hyperlink w:tooltip="#_Toc235108086" w:anchor="_Toc235108086" w:history="1">
            <w:r>
              <w:rPr>
                <w:rStyle w:val="2130"/>
                <w:rFonts w:ascii="Times New Roman" w:hAnsi="Times New Roman" w:cs="Times New Roman"/>
              </w:rPr>
              <w:t xml:space="preserve">Annexe 7 : Dubois Olesea (OD), Responsable de la bibliothèque numérique de Sciences Po, entretien du 15/06/2026.</w:t>
            </w:r>
            <w:r>
              <w:tab/>
            </w:r>
            <w:r>
              <w:fldChar w:fldCharType="begin"/>
            </w:r>
            <w:r>
              <w:instrText xml:space="preserve"> PAGEREF _Toc235108086 \h </w:instrText>
            </w:r>
            <w:r/>
            <w:r>
              <w:fldChar w:fldCharType="separate"/>
            </w:r>
            <w:r>
              <w:t xml:space="preserve">26</w:t>
            </w:r>
            <w:r>
              <w:fldChar w:fldCharType="end"/>
            </w:r>
          </w:hyperlink>
          <w:r/>
          <w:r>
            <w:rPr>
              <w:rFonts w:eastAsiaTheme="minorEastAsia"/>
              <w:lang w:eastAsia="fr-FR"/>
            </w:rPr>
          </w:r>
        </w:p>
        <w:p w14:paraId="60B6E9F3" w14:textId="77777777">
          <w:pPr>
            <w:pStyle w:val="2135"/>
            <w:pBdr/>
            <w:tabs>
              <w:tab w:val="right" w:leader="dot" w:pos="9062"/>
            </w:tabs>
            <w:spacing/>
            <w:ind/>
            <w:rPr>
              <w:rFonts w:eastAsiaTheme="minorEastAsia"/>
              <w:lang w:eastAsia="fr-FR"/>
            </w:rPr>
          </w:pPr>
          <w:r/>
          <w:hyperlink w:tooltip="#_Toc235108087" w:anchor="_Toc235108087" w:history="1">
            <w:r>
              <w:rPr>
                <w:rStyle w:val="2130"/>
                <w:rFonts w:ascii="Times New Roman" w:hAnsi="Times New Roman" w:cs="Times New Roman"/>
              </w:rPr>
              <w:t xml:space="preserve">Annexe 8 : Dufournet Stéphane (SD), Responsable du Département du Patrimoine, de la conservation, et de la numérisation, entretien du 22/04/2026.</w:t>
            </w:r>
            <w:r>
              <w:tab/>
            </w:r>
            <w:r>
              <w:fldChar w:fldCharType="begin"/>
            </w:r>
            <w:r>
              <w:instrText xml:space="preserve"> PAGEREF _Toc235108087 \h </w:instrText>
            </w:r>
            <w:r/>
            <w:r>
              <w:fldChar w:fldCharType="separate"/>
            </w:r>
            <w:r>
              <w:t xml:space="preserve">26</w:t>
            </w:r>
            <w:r>
              <w:fldChar w:fldCharType="end"/>
            </w:r>
          </w:hyperlink>
          <w:r/>
          <w:r>
            <w:rPr>
              <w:rFonts w:eastAsiaTheme="minorEastAsia"/>
              <w:lang w:eastAsia="fr-FR"/>
            </w:rPr>
          </w:r>
        </w:p>
        <w:p w14:paraId="6439F601" w14:textId="77777777">
          <w:pPr>
            <w:pStyle w:val="2135"/>
            <w:pBdr/>
            <w:tabs>
              <w:tab w:val="right" w:leader="dot" w:pos="9062"/>
            </w:tabs>
            <w:spacing/>
            <w:ind/>
            <w:rPr>
              <w:rFonts w:eastAsiaTheme="minorEastAsia"/>
              <w:lang w:eastAsia="fr-FR"/>
            </w:rPr>
          </w:pPr>
          <w:r/>
          <w:hyperlink w:tooltip="#_Toc235108088" w:anchor="_Toc235108088" w:history="1">
            <w:r>
              <w:rPr>
                <w:rStyle w:val="2130"/>
                <w:rFonts w:ascii="Times New Roman" w:hAnsi="Times New Roman" w:cs="Times New Roman"/>
              </w:rPr>
              <w:t xml:space="preserve">Annexe 9 : Gottely Alexandra (AG) : Responsable du Département partenariats et appui à la recherche, ancienne responsable de la bibliothèque numérique, entretien du 28/04/2026.</w:t>
            </w:r>
            <w:r>
              <w:tab/>
            </w:r>
            <w:r>
              <w:fldChar w:fldCharType="begin"/>
            </w:r>
            <w:r>
              <w:instrText xml:space="preserve"> PAGEREF _Toc235108088 \h </w:instrText>
            </w:r>
            <w:r/>
            <w:r>
              <w:fldChar w:fldCharType="separate"/>
            </w:r>
            <w:r>
              <w:t xml:space="preserve">26</w:t>
            </w:r>
            <w:r>
              <w:fldChar w:fldCharType="end"/>
            </w:r>
          </w:hyperlink>
          <w:r/>
          <w:r>
            <w:rPr>
              <w:rFonts w:eastAsiaTheme="minorEastAsia"/>
              <w:lang w:eastAsia="fr-FR"/>
            </w:rPr>
          </w:r>
        </w:p>
        <w:p w14:paraId="1E9F5F54" w14:textId="77777777">
          <w:pPr>
            <w:pStyle w:val="2135"/>
            <w:pBdr/>
            <w:tabs>
              <w:tab w:val="right" w:leader="dot" w:pos="9062"/>
            </w:tabs>
            <w:spacing/>
            <w:ind/>
            <w:rPr>
              <w:rFonts w:eastAsiaTheme="minorEastAsia"/>
              <w:lang w:eastAsia="fr-FR"/>
            </w:rPr>
          </w:pPr>
          <w:r/>
          <w:hyperlink w:tooltip="#_Toc235108089" w:anchor="_Toc235108089" w:history="1">
            <w:r>
              <w:rPr>
                <w:rStyle w:val="2130"/>
                <w:rFonts w:ascii="Times New Roman" w:hAnsi="Times New Roman" w:cs="Times New Roman"/>
              </w:rPr>
              <w:t xml:space="preserve">Annexe 10 : Leulmi Mebrouk (BL), Responsable du Département informatique technique, entretien du 29/04/2026 et du 27/05/2026.</w:t>
            </w:r>
            <w:r>
              <w:tab/>
            </w:r>
            <w:r>
              <w:fldChar w:fldCharType="begin"/>
            </w:r>
            <w:r>
              <w:instrText xml:space="preserve"> PAGEREF _Toc235108089 \h </w:instrText>
            </w:r>
            <w:r/>
            <w:r>
              <w:fldChar w:fldCharType="separate"/>
            </w:r>
            <w:r>
              <w:t xml:space="preserve">26</w:t>
            </w:r>
            <w:r>
              <w:fldChar w:fldCharType="end"/>
            </w:r>
          </w:hyperlink>
          <w:r/>
          <w:r>
            <w:rPr>
              <w:rFonts w:eastAsiaTheme="minorEastAsia"/>
              <w:lang w:eastAsia="fr-FR"/>
            </w:rPr>
          </w:r>
        </w:p>
        <w:p w14:paraId="6318E09F" w14:textId="77777777">
          <w:pPr>
            <w:pStyle w:val="2135"/>
            <w:pBdr/>
            <w:tabs>
              <w:tab w:val="right" w:leader="dot" w:pos="9062"/>
            </w:tabs>
            <w:spacing/>
            <w:ind/>
            <w:rPr>
              <w:rFonts w:eastAsiaTheme="minorEastAsia"/>
              <w:lang w:eastAsia="fr-FR"/>
            </w:rPr>
          </w:pPr>
          <w:r/>
          <w:hyperlink w:tooltip="#_Toc235108090" w:anchor="_Toc235108090" w:history="1">
            <w:r>
              <w:rPr>
                <w:rStyle w:val="2130"/>
                <w:rFonts w:ascii="Times New Roman" w:hAnsi="Times New Roman" w:cs="Times New Roman"/>
              </w:rPr>
              <w:t xml:space="preserve">Annexe 11 : Limandri Sandrine (SL) : Responsable de l’atelier de numérisation, entretien du 02/04/2026.</w:t>
            </w:r>
            <w:r>
              <w:tab/>
            </w:r>
            <w:r>
              <w:fldChar w:fldCharType="begin"/>
            </w:r>
            <w:r>
              <w:instrText xml:space="preserve"> PAGEREF _Toc235108090 \h </w:instrText>
            </w:r>
            <w:r/>
            <w:r>
              <w:fldChar w:fldCharType="separate"/>
            </w:r>
            <w:r>
              <w:t xml:space="preserve">26</w:t>
            </w:r>
            <w:r>
              <w:fldChar w:fldCharType="end"/>
            </w:r>
          </w:hyperlink>
          <w:r/>
          <w:r>
            <w:rPr>
              <w:rFonts w:eastAsiaTheme="minorEastAsia"/>
              <w:lang w:eastAsia="fr-FR"/>
            </w:rPr>
          </w:r>
        </w:p>
        <w:p w14:paraId="4C6E1C10" w14:textId="77777777">
          <w:pPr>
            <w:pStyle w:val="2135"/>
            <w:pBdr/>
            <w:tabs>
              <w:tab w:val="right" w:leader="dot" w:pos="9062"/>
            </w:tabs>
            <w:spacing/>
            <w:ind/>
            <w:rPr>
              <w:rFonts w:eastAsiaTheme="minorEastAsia"/>
              <w:lang w:eastAsia="fr-FR"/>
            </w:rPr>
          </w:pPr>
          <w:r/>
          <w:hyperlink w:tooltip="#_Toc235108091" w:anchor="_Toc235108091" w:history="1">
            <w:r>
              <w:rPr>
                <w:rStyle w:val="2130"/>
                <w:rFonts w:ascii="Times New Roman" w:hAnsi="Times New Roman" w:cs="Times New Roman"/>
              </w:rPr>
              <w:t xml:space="preserve">Annexe 12 : Merat Alix (AM) et Sourdillon Jeanne (JS) : Responsable et adjointe du Département des périodiques et des ressources électroniques, entretien du 15/04/2026.</w:t>
            </w:r>
            <w:r>
              <w:tab/>
            </w:r>
            <w:r>
              <w:fldChar w:fldCharType="begin"/>
            </w:r>
            <w:r>
              <w:instrText xml:space="preserve"> PAGEREF _Toc235108091 \h </w:instrText>
            </w:r>
            <w:r/>
            <w:r>
              <w:fldChar w:fldCharType="separate"/>
            </w:r>
            <w:r>
              <w:t xml:space="preserve">27</w:t>
            </w:r>
            <w:r>
              <w:fldChar w:fldCharType="end"/>
            </w:r>
          </w:hyperlink>
          <w:r/>
          <w:r>
            <w:rPr>
              <w:rFonts w:eastAsiaTheme="minorEastAsia"/>
              <w:lang w:eastAsia="fr-FR"/>
            </w:rPr>
          </w:r>
        </w:p>
        <w:p w14:paraId="373765A8" w14:textId="77777777">
          <w:pPr>
            <w:pStyle w:val="2135"/>
            <w:pBdr/>
            <w:tabs>
              <w:tab w:val="right" w:leader="dot" w:pos="9062"/>
            </w:tabs>
            <w:spacing/>
            <w:ind/>
            <w:rPr>
              <w:rFonts w:eastAsiaTheme="minorEastAsia"/>
              <w:lang w:eastAsia="fr-FR"/>
            </w:rPr>
          </w:pPr>
          <w:r/>
          <w:hyperlink w:tooltip="#_Toc235108092" w:anchor="_Toc235108092" w:history="1">
            <w:r>
              <w:rPr>
                <w:rStyle w:val="2130"/>
                <w:rFonts w:ascii="Times New Roman" w:hAnsi="Times New Roman" w:cs="Times New Roman"/>
              </w:rPr>
              <w:t xml:space="preserve">Annexe 13 : Suszko Fanny (FS), stagiaire, état de l’existant de la bibliothèque numérique actuelle et du prototype Codex datant du 16/06/2026.</w:t>
            </w:r>
            <w:r>
              <w:tab/>
            </w:r>
            <w:r>
              <w:fldChar w:fldCharType="begin"/>
            </w:r>
            <w:r>
              <w:instrText xml:space="preserve"> PAGEREF _Toc235108092 \h </w:instrText>
            </w:r>
            <w:r/>
            <w:r>
              <w:fldChar w:fldCharType="separate"/>
            </w:r>
            <w:r>
              <w:t xml:space="preserve">27</w:t>
            </w:r>
            <w:r>
              <w:fldChar w:fldCharType="end"/>
            </w:r>
          </w:hyperlink>
          <w:r/>
          <w:r>
            <w:rPr>
              <w:rFonts w:eastAsiaTheme="minorEastAsia"/>
              <w:lang w:eastAsia="fr-FR"/>
            </w:rPr>
          </w:r>
        </w:p>
        <w:p w14:paraId="6343C1AF" w14:textId="77777777">
          <w:pPr>
            <w:pStyle w:val="2135"/>
            <w:pBdr/>
            <w:tabs>
              <w:tab w:val="right" w:leader="dot" w:pos="9062"/>
            </w:tabs>
            <w:spacing/>
            <w:ind/>
            <w:rPr>
              <w:rFonts w:eastAsiaTheme="minorEastAsia"/>
              <w:lang w:eastAsia="fr-FR"/>
            </w:rPr>
          </w:pPr>
          <w:r/>
          <w:hyperlink w:tooltip="#_Toc235108093" w:anchor="_Toc235108093" w:history="1">
            <w:r>
              <w:rPr>
                <w:rStyle w:val="2130"/>
                <w:rFonts w:ascii="Times New Roman" w:hAnsi="Times New Roman" w:cs="Times New Roman"/>
              </w:rPr>
              <w:t xml:space="preserve">Annexe 14 : Enquête de satisfaction sous LimeSurvey ouverte du 14 avril au 03 juillet 2026 sur les sites de la bibliothèque numérique et de la bibliothèque Cujas.</w:t>
            </w:r>
            <w:r>
              <w:tab/>
            </w:r>
            <w:r>
              <w:fldChar w:fldCharType="begin"/>
            </w:r>
            <w:r>
              <w:instrText xml:space="preserve"> PAGEREF _Toc235108093 \h </w:instrText>
            </w:r>
            <w:r/>
            <w:r>
              <w:fldChar w:fldCharType="separate"/>
            </w:r>
            <w:r>
              <w:t xml:space="preserve">27</w:t>
            </w:r>
            <w:r>
              <w:fldChar w:fldCharType="end"/>
            </w:r>
          </w:hyperlink>
          <w:r/>
          <w:r>
            <w:rPr>
              <w:rFonts w:eastAsiaTheme="minorEastAsia"/>
              <w:lang w:eastAsia="fr-FR"/>
            </w:rPr>
          </w:r>
        </w:p>
        <w:p w14:paraId="396A46BE" w14:textId="77777777">
          <w:pPr>
            <w:pBdr/>
            <w:spacing/>
            <w:ind/>
            <w:jc w:val="both"/>
            <w:rPr/>
          </w:pPr>
          <w:r>
            <w:rPr>
              <w:rFonts w:ascii="Times New Roman" w:hAnsi="Times New Roman" w:cs="Times New Roman"/>
              <w:b/>
              <w:bCs/>
              <w:sz w:val="24"/>
              <w:szCs w:val="24"/>
            </w:rPr>
            <w:fldChar w:fldCharType="end"/>
          </w:r>
          <w:r/>
        </w:p>
      </w:sdtContent>
    </w:sdt>
    <w:p w14:paraId="3D28BDA4" w14:textId="77777777">
      <w:pPr>
        <w:pBdr/>
        <w:spacing/>
        <w:ind/>
        <w:jc w:val="center"/>
        <w:rPr>
          <w:rFonts w:ascii="Times New Roman" w:hAnsi="Times New Roman" w:cs="Times New Roman"/>
          <w:sz w:val="32"/>
        </w:rPr>
      </w:pPr>
      <w:r>
        <w:rPr>
          <w:rFonts w:ascii="Times New Roman" w:hAnsi="Times New Roman" w:cs="Times New Roman"/>
          <w:sz w:val="32"/>
        </w:rPr>
      </w:r>
      <w:r>
        <w:rPr>
          <w:rFonts w:ascii="Times New Roman" w:hAnsi="Times New Roman" w:cs="Times New Roman"/>
          <w:sz w:val="32"/>
        </w:rPr>
      </w:r>
    </w:p>
    <w:p w14:paraId="5F001584" w14:textId="77777777">
      <w:pPr>
        <w:pBdr/>
        <w:spacing/>
        <w:ind/>
        <w:jc w:val="center"/>
        <w:rPr>
          <w:rFonts w:ascii="Times New Roman" w:hAnsi="Times New Roman" w:cs="Times New Roman"/>
          <w:sz w:val="32"/>
        </w:rPr>
      </w:pPr>
      <w:r>
        <w:rPr>
          <w:rFonts w:ascii="Times New Roman" w:hAnsi="Times New Roman" w:cs="Times New Roman"/>
          <w:sz w:val="32"/>
        </w:rPr>
      </w:r>
      <w:r>
        <w:rPr>
          <w:rFonts w:ascii="Times New Roman" w:hAnsi="Times New Roman" w:cs="Times New Roman"/>
          <w:sz w:val="32"/>
        </w:rPr>
      </w:r>
    </w:p>
    <w:p w14:paraId="21465A19" w14:textId="77777777">
      <w:pPr>
        <w:pStyle w:val="2118"/>
        <w:pBdr/>
        <w:spacing w:before="0" w:line="360" w:lineRule="auto"/>
        <w:ind/>
        <w:jc w:val="center"/>
        <w:rPr>
          <w:rFonts w:ascii="Times New Roman" w:hAnsi="Times New Roman" w:eastAsia="Times New Roman" w:cs="Times New Roman"/>
          <w:b/>
          <w:color w:val="auto"/>
          <w:u w:val="single"/>
          <w:lang w:eastAsia="fr-FR"/>
        </w:rPr>
      </w:pPr>
      <w:r/>
      <w:bookmarkStart w:id="1" w:name="_Toc234420552"/>
      <w:r/>
      <w:bookmarkStart w:id="2" w:name="_Toc235108041"/>
      <w:r>
        <w:rPr>
          <w:rFonts w:ascii="Times New Roman" w:hAnsi="Times New Roman" w:eastAsia="Times New Roman" w:cs="Times New Roman"/>
          <w:b/>
          <w:color w:val="auto"/>
          <w:u w:val="single"/>
          <w:lang w:eastAsia="fr-FR"/>
        </w:rPr>
        <w:t xml:space="preserve">Sources :</w:t>
      </w:r>
      <w:bookmarkEnd w:id="1"/>
      <w:r/>
      <w:bookmarkEnd w:id="2"/>
      <w:r/>
      <w:r>
        <w:rPr>
          <w:rFonts w:ascii="Times New Roman" w:hAnsi="Times New Roman" w:eastAsia="Times New Roman" w:cs="Times New Roman"/>
          <w:b/>
          <w:color w:val="auto"/>
          <w:u w:val="single"/>
          <w:lang w:eastAsia="fr-FR"/>
        </w:rPr>
      </w:r>
    </w:p>
    <w:p w14:paraId="22FB2F33" w14:textId="77777777">
      <w:pPr>
        <w:pStyle w:val="2127"/>
        <w:pBdr/>
        <w:spacing w:line="360" w:lineRule="auto"/>
        <w:ind/>
        <w:jc w:val="center"/>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194E8142" w14:textId="77777777">
      <w:pPr>
        <w:pBdr/>
        <w:spacing w:line="360" w:lineRule="auto"/>
        <w:ind/>
        <w:rPr>
          <w:rFonts w:ascii="Times New Roman" w:hAnsi="Times New Roman" w:cs="Times New Roman"/>
          <w:sz w:val="24"/>
        </w:rPr>
      </w:pPr>
      <w:r>
        <w:rPr>
          <w:rFonts w:ascii="Times New Roman" w:hAnsi="Times New Roman" w:cs="Times New Roman"/>
          <w:sz w:val="24"/>
        </w:rPr>
        <w:t xml:space="preserve">Enseignants et chercheurs :</w:t>
      </w:r>
      <w:r>
        <w:rPr>
          <w:rFonts w:ascii="Times New Roman" w:hAnsi="Times New Roman" w:cs="Times New Roman"/>
          <w:sz w:val="24"/>
        </w:rPr>
      </w:r>
    </w:p>
    <w:p w14:paraId="73C1909F" w14:textId="77777777">
      <w:pPr>
        <w:pStyle w:val="2127"/>
        <w:numPr>
          <w:ilvl w:val="0"/>
          <w:numId w:val="1"/>
        </w:numPr>
        <w:pBdr/>
        <w:spacing w:after="0" w:line="360" w:lineRule="auto"/>
        <w:ind/>
        <w:jc w:val="both"/>
        <w:rPr>
          <w:rFonts w:ascii="Times New Roman" w:hAnsi="Times New Roman" w:cs="Times New Roman"/>
          <w:sz w:val="24"/>
        </w:rPr>
      </w:pPr>
      <w:r>
        <w:rPr>
          <w:rFonts w:ascii="Times New Roman" w:hAnsi="Times New Roman" w:eastAsia="Times New Roman" w:cs="Times New Roman"/>
          <w:sz w:val="24"/>
          <w:lang w:eastAsia="fr-FR"/>
        </w:rPr>
        <w:t xml:space="preserve">Descamps </w:t>
      </w:r>
      <w:r>
        <w:rPr>
          <w:rFonts w:ascii="Times New Roman" w:hAnsi="Times New Roman" w:eastAsia="Times New Roman" w:cs="Times New Roman"/>
          <w:sz w:val="24"/>
          <w:lang w:eastAsia="fr-FR"/>
        </w:rPr>
        <w:t xml:space="preserve">Olivier (OD), </w:t>
      </w:r>
      <w:r>
        <w:rPr>
          <w:rFonts w:ascii="Times New Roman" w:hAnsi="Times New Roman" w:cs="Times New Roman"/>
          <w:sz w:val="24"/>
        </w:rPr>
        <w:t xml:space="preserve">Professeur de l’histoire du droit de Paris </w:t>
      </w:r>
      <w:r>
        <w:rPr>
          <w:rFonts w:ascii="Times New Roman" w:hAnsi="Times New Roman" w:cs="Times New Roman"/>
          <w:sz w:val="24"/>
        </w:rPr>
        <w:t xml:space="preserve">II</w:t>
      </w:r>
      <w:r>
        <w:rPr>
          <w:rFonts w:ascii="Times New Roman" w:hAnsi="Times New Roman" w:cs="Times New Roman"/>
          <w:sz w:val="24"/>
        </w:rPr>
        <w:t xml:space="preserve">, responsable </w:t>
      </w:r>
      <w:r>
        <w:rPr>
          <w:rFonts w:ascii="Times New Roman" w:hAnsi="Times New Roman" w:cs="Times New Roman"/>
          <w:sz w:val="24"/>
        </w:rPr>
        <w:t xml:space="preserve">s</w:t>
      </w:r>
      <w:r>
        <w:rPr>
          <w:rFonts w:ascii="Times New Roman" w:hAnsi="Times New Roman" w:cs="Times New Roman"/>
          <w:sz w:val="24"/>
        </w:rPr>
        <w:t xml:space="preserve">cientifique du CST droit (BNF), e</w:t>
      </w:r>
      <w:r>
        <w:rPr>
          <w:rFonts w:ascii="Times New Roman" w:hAnsi="Times New Roman" w:eastAsia="Times New Roman" w:cs="Times New Roman"/>
          <w:sz w:val="24"/>
          <w:lang w:eastAsia="fr-FR"/>
        </w:rPr>
        <w:t xml:space="preserve">ntretien du 18/05/2026. But de l’interview :</w:t>
      </w:r>
      <w:r>
        <w:rPr>
          <w:rFonts w:ascii="Times New Roman" w:hAnsi="Times New Roman" w:cs="Times New Roman"/>
          <w:sz w:val="24"/>
        </w:rPr>
        <w:t xml:space="preserve"> besoin des chercheurs, aimerait bien créer une deuxième liste Pfister-Roumy pour continuer le travail entamé par ces deux professeurs. </w:t>
      </w:r>
      <w:r>
        <w:rPr>
          <w:rFonts w:ascii="Times New Roman" w:hAnsi="Times New Roman" w:cs="Times New Roman"/>
          <w:sz w:val="24"/>
        </w:rPr>
      </w:r>
    </w:p>
    <w:p w14:paraId="63D6272F"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Masséna Floriane (FM), </w:t>
      </w:r>
      <w:r>
        <w:rPr>
          <w:rFonts w:ascii="Times New Roman" w:hAnsi="Times New Roman" w:cs="Times New Roman"/>
          <w:sz w:val="24"/>
        </w:rPr>
        <w:t xml:space="preserve">Maître de conférence d’histoire du droit et des institutions de Paris I, </w:t>
      </w:r>
      <w:r>
        <w:rPr>
          <w:rFonts w:ascii="Times New Roman" w:hAnsi="Times New Roman" w:cs="Times New Roman"/>
          <w:sz w:val="24"/>
        </w:rPr>
        <w:t xml:space="preserve">entretien du 01/06/2026. But de l’interview : Utilisation de CujasNum pour son doctorat. Connaitre son avis sur la bibliothèque numérique en générale ainsi que ses habitudes de recherches.</w:t>
      </w:r>
      <w:r>
        <w:rPr>
          <w:rFonts w:ascii="Times New Roman" w:hAnsi="Times New Roman" w:cs="Times New Roman"/>
          <w:sz w:val="28"/>
        </w:rPr>
      </w:r>
    </w:p>
    <w:p w14:paraId="29AA26FE"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Moiroud Cécile (CM), </w:t>
      </w:r>
      <w:r>
        <w:rPr>
          <w:rFonts w:ascii="Times New Roman" w:hAnsi="Times New Roman" w:cs="Times New Roman"/>
          <w:sz w:val="24"/>
        </w:rPr>
        <w:t xml:space="preserve">Maître d</w:t>
      </w:r>
      <w:r>
        <w:rPr>
          <w:rFonts w:ascii="Times New Roman" w:hAnsi="Times New Roman" w:cs="Times New Roman"/>
          <w:sz w:val="24"/>
        </w:rPr>
        <w:t xml:space="preserve">e conférences HDR, Droit p</w:t>
      </w:r>
      <w:r>
        <w:rPr>
          <w:rFonts w:ascii="Times New Roman" w:hAnsi="Times New Roman" w:cs="Times New Roman"/>
          <w:sz w:val="24"/>
        </w:rPr>
        <w:t xml:space="preserve">ublic, Paris I, e</w:t>
      </w:r>
      <w:r>
        <w:rPr>
          <w:rFonts w:ascii="Times New Roman" w:hAnsi="Times New Roman" w:cs="Times New Roman"/>
          <w:sz w:val="24"/>
        </w:rPr>
        <w:t xml:space="preserve">ntretien du 17/05/2026. But de l’interview : </w:t>
      </w:r>
      <w:r>
        <w:rPr>
          <w:rFonts w:ascii="Times New Roman" w:hAnsi="Times New Roman" w:cs="Times New Roman"/>
          <w:sz w:val="24"/>
        </w:rPr>
        <w:t xml:space="preserve">un entretien semi-directif où Cécile Moiroud </w:t>
      </w:r>
      <w:r>
        <w:rPr>
          <w:rFonts w:ascii="Times New Roman" w:hAnsi="Times New Roman" w:cs="Times New Roman"/>
          <w:sz w:val="24"/>
        </w:rPr>
        <w:t xml:space="preserve">a</w:t>
      </w:r>
      <w:r>
        <w:rPr>
          <w:rFonts w:ascii="Times New Roman" w:hAnsi="Times New Roman" w:cs="Times New Roman"/>
          <w:sz w:val="24"/>
        </w:rPr>
        <w:t xml:space="preserve"> indiqué au fil de sa consultation de la bibliothèque numérique actuelle ses remarques et ce qu’elle apprécie</w:t>
      </w:r>
      <w:r>
        <w:rPr>
          <w:rFonts w:ascii="Times New Roman" w:hAnsi="Times New Roman" w:cs="Times New Roman"/>
          <w:sz w:val="24"/>
        </w:rPr>
        <w:t xml:space="preserve">.</w:t>
      </w:r>
      <w:r>
        <w:rPr>
          <w:rFonts w:ascii="Times New Roman" w:hAnsi="Times New Roman" w:cs="Times New Roman"/>
          <w:sz w:val="28"/>
        </w:rPr>
      </w:r>
    </w:p>
    <w:p w14:paraId="7FA6ADD8"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Pfister </w:t>
      </w:r>
      <w:r>
        <w:rPr>
          <w:rFonts w:ascii="Times New Roman" w:hAnsi="Times New Roman" w:cs="Times New Roman"/>
          <w:sz w:val="24"/>
        </w:rPr>
        <w:t xml:space="preserve">Laurent (LP), </w:t>
      </w:r>
      <w:r>
        <w:rPr>
          <w:rFonts w:ascii="Times New Roman" w:hAnsi="Times New Roman" w:cs="Times New Roman"/>
          <w:sz w:val="24"/>
        </w:rPr>
        <w:t xml:space="preserve">Professeur d’h</w:t>
      </w:r>
      <w:r>
        <w:rPr>
          <w:rFonts w:ascii="Times New Roman" w:hAnsi="Times New Roman" w:cs="Times New Roman"/>
          <w:sz w:val="24"/>
        </w:rPr>
        <w:t xml:space="preserve">istoire du droit et des institutions</w:t>
      </w:r>
      <w:r>
        <w:rPr>
          <w:rFonts w:ascii="Times New Roman" w:hAnsi="Times New Roman" w:cs="Times New Roman"/>
          <w:sz w:val="24"/>
        </w:rPr>
        <w:t xml:space="preserve"> de Paris II, </w:t>
      </w:r>
      <w:r>
        <w:rPr>
          <w:rFonts w:ascii="Times New Roman" w:hAnsi="Times New Roman" w:cs="Times New Roman"/>
          <w:sz w:val="24"/>
        </w:rPr>
        <w:t xml:space="preserve">entretien du 17/05/2026. But de l’interv</w:t>
      </w:r>
      <w:r>
        <w:rPr>
          <w:rFonts w:ascii="Times New Roman" w:hAnsi="Times New Roman" w:cs="Times New Roman"/>
          <w:sz w:val="24"/>
        </w:rPr>
        <w:t xml:space="preserve">iew : Rôle joué dans la création de la première bibliothèque numérique de Cujas, en constituant la liste Pfister-Roumy, corpus important de la bibliothèque. Demander également son avis sur la valorisation des collections et sur ses habitudes de recherches.</w:t>
      </w:r>
      <w:r>
        <w:rPr>
          <w:rFonts w:ascii="Times New Roman" w:hAnsi="Times New Roman" w:cs="Times New Roman"/>
          <w:sz w:val="28"/>
        </w:rPr>
      </w:r>
    </w:p>
    <w:p w14:paraId="386833ED" w14:textId="77777777">
      <w:pPr>
        <w:pBdr/>
        <w:spacing w:line="360"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109CD9B3" w14:textId="77777777">
      <w:pPr>
        <w:pBdr/>
        <w:spacing w:line="360" w:lineRule="auto"/>
        <w:ind/>
        <w:jc w:val="both"/>
        <w:rPr>
          <w:rFonts w:ascii="Times New Roman" w:hAnsi="Times New Roman" w:cs="Times New Roman"/>
          <w:sz w:val="24"/>
        </w:rPr>
      </w:pPr>
      <w:r>
        <w:rPr>
          <w:rFonts w:ascii="Times New Roman" w:hAnsi="Times New Roman" w:cs="Times New Roman"/>
          <w:sz w:val="24"/>
        </w:rPr>
        <w:t xml:space="preserve">Professionnel</w:t>
      </w:r>
      <w:r>
        <w:rPr>
          <w:rFonts w:ascii="Times New Roman" w:hAnsi="Times New Roman" w:cs="Times New Roman"/>
          <w:sz w:val="24"/>
        </w:rPr>
        <w:t xml:space="preserve">s</w:t>
      </w:r>
      <w:r>
        <w:rPr>
          <w:rFonts w:ascii="Times New Roman" w:hAnsi="Times New Roman" w:cs="Times New Roman"/>
          <w:sz w:val="24"/>
        </w:rPr>
        <w:t xml:space="preserve"> de Cujas :</w:t>
      </w:r>
      <w:r>
        <w:rPr>
          <w:rFonts w:ascii="Times New Roman" w:hAnsi="Times New Roman" w:cs="Times New Roman"/>
          <w:sz w:val="24"/>
        </w:rPr>
      </w:r>
    </w:p>
    <w:p w14:paraId="6C587041"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Bolard Cécile (CB), Responsable de la numérisation et des</w:t>
      </w:r>
      <w:r>
        <w:rPr>
          <w:rFonts w:ascii="Times New Roman" w:hAnsi="Times New Roman" w:cs="Times New Roman"/>
          <w:sz w:val="24"/>
        </w:rPr>
        <w:t xml:space="preserve"> collections numérisées, entretien du 19/05/2026. But de l’interview : Avoir son avis concernant la bibliothèque numérique actuelle, ce qui lui convient, ne lui convient pas, ses attentes et ses souhaits concernant la refonte de la bibliothèque numérique. </w:t>
      </w:r>
      <w:r>
        <w:rPr>
          <w:rFonts w:ascii="Times New Roman" w:hAnsi="Times New Roman" w:cs="Times New Roman"/>
          <w:sz w:val="28"/>
        </w:rPr>
      </w:r>
    </w:p>
    <w:p w14:paraId="17D771B7"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Colcanap </w:t>
      </w:r>
      <w:r>
        <w:rPr>
          <w:rFonts w:ascii="Times New Roman" w:hAnsi="Times New Roman" w:cs="Times New Roman"/>
          <w:sz w:val="24"/>
        </w:rPr>
        <w:t xml:space="preserve">Gregory (GC), </w:t>
      </w:r>
      <w:r>
        <w:rPr>
          <w:rFonts w:ascii="Times New Roman" w:hAnsi="Times New Roman" w:cs="Times New Roman"/>
          <w:sz w:val="24"/>
        </w:rPr>
        <w:t xml:space="preserve">Directeur de la bibliothèque interuniversitaire Cujas, </w:t>
      </w:r>
      <w:r>
        <w:rPr>
          <w:rFonts w:ascii="Times New Roman" w:hAnsi="Times New Roman" w:cs="Times New Roman"/>
          <w:sz w:val="24"/>
        </w:rPr>
        <w:t xml:space="preserve">entretien du 27/04/2026. But de l’interview : Connaître ses attentes concernant la bibliothèque numérique, avoir son avis sur l’existant.</w:t>
      </w:r>
      <w:r>
        <w:rPr>
          <w:rFonts w:ascii="Times New Roman" w:hAnsi="Times New Roman" w:cs="Times New Roman"/>
          <w:sz w:val="28"/>
        </w:rPr>
      </w:r>
    </w:p>
    <w:p w14:paraId="3F3235F3"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Dubois Olesea (OD), Responsable de la bibliothèque numérique de Sciences Po, entretien du 15/06/2026. But de l’interview : elle a travaillé à la bibliothèque Cujas où </w:t>
      </w:r>
      <w:r>
        <w:rPr>
          <w:rFonts w:ascii="Times New Roman" w:hAnsi="Times New Roman" w:cs="Times New Roman"/>
          <w:sz w:val="24"/>
        </w:rPr>
        <w:t xml:space="preserve">elle a contribué à faire évoluer le processus de numérisation. Avoir son retour d’expérience concernant CujasNum, avoir l’historique de CujasNum.</w:t>
      </w:r>
      <w:r>
        <w:rPr>
          <w:rFonts w:ascii="Times New Roman" w:hAnsi="Times New Roman" w:cs="Times New Roman"/>
          <w:sz w:val="28"/>
        </w:rPr>
      </w:r>
    </w:p>
    <w:p w14:paraId="044C7529"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Dufournet </w:t>
      </w:r>
      <w:r>
        <w:rPr>
          <w:rFonts w:ascii="Times New Roman" w:hAnsi="Times New Roman" w:cs="Times New Roman"/>
          <w:sz w:val="24"/>
        </w:rPr>
        <w:t xml:space="preserve">Stéphane (SD), </w:t>
      </w:r>
      <w:r>
        <w:rPr>
          <w:rFonts w:ascii="Times New Roman" w:hAnsi="Times New Roman" w:cs="Times New Roman"/>
          <w:sz w:val="24"/>
        </w:rPr>
        <w:t xml:space="preserve">Responsable du Département du Patrimoine, de la conservation, et de la numérisation, </w:t>
      </w:r>
      <w:r>
        <w:rPr>
          <w:rFonts w:ascii="Times New Roman" w:hAnsi="Times New Roman" w:cs="Times New Roman"/>
          <w:sz w:val="24"/>
        </w:rPr>
        <w:t xml:space="preserve">entretien du 22/04/202</w:t>
      </w:r>
      <w:r>
        <w:rPr>
          <w:rFonts w:ascii="Times New Roman" w:hAnsi="Times New Roman" w:cs="Times New Roman"/>
          <w:sz w:val="24"/>
        </w:rPr>
        <w:t xml:space="preserve">6</w:t>
      </w:r>
      <w:r>
        <w:rPr>
          <w:rFonts w:ascii="Times New Roman" w:hAnsi="Times New Roman" w:cs="Times New Roman"/>
          <w:sz w:val="24"/>
        </w:rPr>
        <w:t xml:space="preserve">. But de l’interview : Connaitre son avis sur l’existant, et avoir ses attentes concernant la nouvelle bibliothèque numérique ainsi que des suggestions de fonctionnalités pour celle-ci.</w:t>
      </w:r>
      <w:r>
        <w:rPr>
          <w:rFonts w:ascii="Times New Roman" w:hAnsi="Times New Roman" w:cs="Times New Roman"/>
          <w:sz w:val="28"/>
        </w:rPr>
      </w:r>
    </w:p>
    <w:p w14:paraId="04375D1F"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Gottely Alexandra (AG) : </w:t>
      </w:r>
      <w:r>
        <w:rPr>
          <w:rFonts w:ascii="Times New Roman" w:hAnsi="Times New Roman" w:cs="Times New Roman"/>
          <w:sz w:val="24"/>
        </w:rPr>
        <w:t xml:space="preserve">Responsable du Département partenariats et appui à la recherche, ancienne responsable de la bibliothèque numérique, </w:t>
      </w:r>
      <w:r>
        <w:rPr>
          <w:rFonts w:ascii="Times New Roman" w:hAnsi="Times New Roman" w:cs="Times New Roman"/>
          <w:sz w:val="24"/>
        </w:rPr>
        <w:t xml:space="preserve">entretien du 28/04/2026. But de l’interview : avoir un historique de la bibliothèque numérique (CujasNum), ainsi qu’une présentation du premier projet de réinformatisation de la bibliothèque numérique avec les constats qu’elle avait fait à ce moment-là.</w:t>
      </w:r>
      <w:r>
        <w:rPr>
          <w:rFonts w:ascii="Times New Roman" w:hAnsi="Times New Roman" w:cs="Times New Roman"/>
          <w:sz w:val="28"/>
        </w:rPr>
      </w:r>
    </w:p>
    <w:p w14:paraId="5AFC1CB7"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Leulmi Mebrouk (BL), </w:t>
      </w:r>
      <w:r>
        <w:rPr>
          <w:rFonts w:ascii="Times New Roman" w:hAnsi="Times New Roman" w:cs="Times New Roman"/>
          <w:sz w:val="24"/>
        </w:rPr>
        <w:t xml:space="preserve">Responsable du Département informatique technique, </w:t>
      </w:r>
      <w:r>
        <w:rPr>
          <w:rFonts w:ascii="Times New Roman" w:hAnsi="Times New Roman" w:cs="Times New Roman"/>
          <w:sz w:val="24"/>
        </w:rPr>
        <w:t xml:space="preserve">entretien du 29/04/2026 et du 27/05/2026. B</w:t>
      </w:r>
      <w:r>
        <w:rPr>
          <w:rFonts w:ascii="Times New Roman" w:hAnsi="Times New Roman" w:cs="Times New Roman"/>
          <w:sz w:val="24"/>
        </w:rPr>
        <w:t xml:space="preserve">ut de la première interview : avoir un historique de la création de CujasNum, et la schématisation de la donnée depuis le traitement jusqu’à la mise en ligne. But de la seconde interview : les questions portaient sur l’architecture logicielle du prototype.</w:t>
      </w:r>
      <w:r>
        <w:rPr>
          <w:rFonts w:ascii="Times New Roman" w:hAnsi="Times New Roman" w:cs="Times New Roman"/>
          <w:sz w:val="28"/>
        </w:rPr>
      </w:r>
    </w:p>
    <w:p w14:paraId="14E68A00"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Limandri Sandrine (SL) :</w:t>
      </w:r>
      <w:r>
        <w:rPr>
          <w:rFonts w:ascii="Times New Roman" w:hAnsi="Times New Roman" w:cs="Times New Roman"/>
          <w:sz w:val="24"/>
        </w:rPr>
        <w:t xml:space="preserve"> Responsable de l’atelier de numérisation, </w:t>
      </w:r>
      <w:r>
        <w:rPr>
          <w:rFonts w:ascii="Times New Roman" w:hAnsi="Times New Roman" w:cs="Times New Roman"/>
          <w:sz w:val="24"/>
        </w:rPr>
        <w:t xml:space="preserve">entretie</w:t>
      </w:r>
      <w:r>
        <w:rPr>
          <w:rFonts w:ascii="Times New Roman" w:hAnsi="Times New Roman" w:cs="Times New Roman"/>
          <w:sz w:val="24"/>
        </w:rPr>
        <w:t xml:space="preserve">n du 02/04/2026. But de l’interview : explication concernant l’atelier de numérisation en me montrant les listes de suivi et toutes les étapes depuis la sélection jusqu’à la mise en ligne ainsi que les éléments constitutifs d’un document numérique à Cujas.</w:t>
      </w:r>
      <w:r>
        <w:rPr>
          <w:rFonts w:ascii="Times New Roman" w:hAnsi="Times New Roman" w:cs="Times New Roman"/>
          <w:sz w:val="28"/>
        </w:rPr>
      </w:r>
    </w:p>
    <w:p w14:paraId="6B48DC97"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Merat Alix (AM) et Sourdillon Jeanne (JS)</w:t>
      </w:r>
      <w:r>
        <w:rPr>
          <w:rFonts w:ascii="Times New Roman" w:hAnsi="Times New Roman" w:cs="Times New Roman"/>
          <w:sz w:val="24"/>
        </w:rPr>
        <w:t xml:space="preserve"> : Responsable et adjointe du Département des périodiques et des ressources électroniques, entretien du 15/04/2026. But de l’interview : comprendre leurs attentes concernant les périodiques si les revues sont ajoutées dans la future bibliothèque numérique.</w:t>
      </w:r>
      <w:r>
        <w:rPr>
          <w:rFonts w:ascii="Times New Roman" w:hAnsi="Times New Roman" w:cs="Times New Roman"/>
          <w:sz w:val="28"/>
        </w:rPr>
      </w:r>
    </w:p>
    <w:p w14:paraId="65438EB4" w14:textId="77777777">
      <w:pPr>
        <w:pStyle w:val="2127"/>
        <w:numPr>
          <w:ilvl w:val="0"/>
          <w:numId w:val="1"/>
        </w:numPr>
        <w:pBdr/>
        <w:spacing w:after="0" w:line="360" w:lineRule="auto"/>
        <w:ind/>
        <w:jc w:val="both"/>
        <w:rPr>
          <w:rFonts w:ascii="Times New Roman" w:hAnsi="Times New Roman" w:cs="Times New Roman"/>
          <w:sz w:val="28"/>
        </w:rPr>
      </w:pPr>
      <w:r>
        <w:rPr>
          <w:rFonts w:ascii="Times New Roman" w:hAnsi="Times New Roman" w:cs="Times New Roman"/>
          <w:sz w:val="24"/>
        </w:rPr>
        <w:t xml:space="preserve">Suszko Fanny (FS), </w:t>
      </w:r>
      <w:r>
        <w:rPr>
          <w:rFonts w:ascii="Times New Roman" w:hAnsi="Times New Roman" w:cs="Times New Roman"/>
          <w:sz w:val="24"/>
        </w:rPr>
        <w:t xml:space="preserve">stagiaire, </w:t>
      </w:r>
      <w:r>
        <w:rPr>
          <w:rFonts w:ascii="Times New Roman" w:hAnsi="Times New Roman" w:cs="Times New Roman"/>
          <w:sz w:val="24"/>
        </w:rPr>
        <w:t xml:space="preserve">état de l’existant de la bibliothèque numérique actuelle et du prototype Codex datant du 16/06/20</w:t>
      </w:r>
      <w:r>
        <w:rPr>
          <w:rFonts w:ascii="Times New Roman" w:hAnsi="Times New Roman" w:cs="Times New Roman"/>
          <w:sz w:val="24"/>
        </w:rPr>
        <w:t xml:space="preserve">26. But : Analyse de l’existant. Les préconisations de Fanny Suszko sont renvoyées au document de propositions ciblées. </w:t>
      </w:r>
      <w:r>
        <w:rPr>
          <w:rFonts w:ascii="Times New Roman" w:hAnsi="Times New Roman" w:cs="Times New Roman"/>
          <w:sz w:val="28"/>
        </w:rPr>
      </w:r>
    </w:p>
    <w:p w14:paraId="6BC68759" w14:textId="77777777">
      <w:pPr>
        <w:pStyle w:val="2145"/>
        <w:numPr>
          <w:ilvl w:val="0"/>
          <w:numId w:val="1"/>
        </w:numPr>
        <w:pBdr/>
        <w:spacing w:after="0" w:line="360" w:lineRule="auto"/>
        <w:ind/>
        <w:jc w:val="both"/>
        <w:rPr>
          <w:del w:id="0" w:author="BOLARD Cécile" w:date="2026-07-17T08:55:00Z"/>
          <w:rFonts w:ascii="Times New Roman" w:hAnsi="Times New Roman" w:cs="Times New Roman"/>
          <w:sz w:val="24"/>
        </w:rPr>
      </w:pPr>
      <w:r/>
      <w:commentRangeStart w:id="0"/>
      <w:del w:id="1" w:author="BOLARD Cécile" w:date="2026-07-17T08:55:00Z">
        <w:r>
          <w:rPr>
            <w:rFonts w:ascii="Times New Roman" w:hAnsi="Times New Roman" w:cs="Times New Roman"/>
            <w:sz w:val="24"/>
          </w:rPr>
          <w:delText xml:space="preserve">Enquête de satisfaction sous LimeSurvey ouverte du 14 avril au 03 juillet 2026 sur les sites de la bibliothèque numérique et de la bibliothèque Cujas</w:delText>
        </w:r>
      </w:del>
      <w:del w:id="2" w:author="BOLARD Cécile" w:date="2026-07-17T08:55:00Z">
        <w:r>
          <w:rPr>
            <w:rFonts w:ascii="Times New Roman" w:hAnsi="Times New Roman" w:cs="Times New Roman"/>
            <w:sz w:val="24"/>
          </w:rPr>
          <w:delText xml:space="preserve">.</w:delText>
        </w:r>
      </w:del>
      <w:del w:id="3" w:author="BOLARD Cécile" w:date="2026-07-17T08:55:00Z">
        <w:r>
          <w:rPr>
            <w:rFonts w:ascii="Times New Roman" w:hAnsi="Times New Roman" w:cs="Times New Roman"/>
            <w:sz w:val="24"/>
          </w:rPr>
          <w:delText xml:space="preserve">  </w:delText>
        </w:r>
      </w:del>
      <w:commentRangeEnd w:id="0"/>
      <w:r>
        <w:commentReference w:id="0"/>
      </w:r>
      <w:r>
        <w:rPr>
          <w:rStyle w:val="2149"/>
        </w:rPr>
      </w:r>
      <w:del w:id="4" w:author="BOLARD Cécile" w:date="2026-07-17T08:55:00Z">
        <w:r>
          <w:rPr>
            <w:rFonts w:ascii="Times New Roman" w:hAnsi="Times New Roman" w:cs="Times New Roman"/>
            <w:sz w:val="24"/>
          </w:rPr>
        </w:r>
      </w:del>
    </w:p>
    <w:p w14:paraId="3A435A1E" w14:textId="77777777">
      <w:pPr>
        <w:pStyle w:val="2127"/>
        <w:numPr>
          <w:ilvl w:val="0"/>
          <w:numId w:val="1"/>
        </w:numPr>
        <w:pBdr/>
        <w:spacing w:line="360" w:lineRule="auto"/>
        <w:ind/>
        <w:jc w:val="both"/>
        <w:rPr>
          <w:rFonts w:ascii="Times New Roman" w:hAnsi="Times New Roman" w:cs="Times New Roman"/>
          <w:sz w:val="28"/>
        </w:rPr>
      </w:pPr>
      <w:r>
        <w:rPr>
          <w:rFonts w:ascii="Times New Roman" w:hAnsi="Times New Roman" w:cs="Times New Roman"/>
          <w:sz w:val="24"/>
        </w:rPr>
        <w:t xml:space="preserve">Entretien</w:t>
      </w:r>
      <w:r>
        <w:rPr>
          <w:rFonts w:ascii="Times New Roman" w:hAnsi="Times New Roman" w:cs="Times New Roman"/>
          <w:sz w:val="24"/>
        </w:rPr>
        <w:t xml:space="preserve">s</w:t>
      </w:r>
      <w:r>
        <w:rPr>
          <w:rFonts w:ascii="Times New Roman" w:hAnsi="Times New Roman" w:cs="Times New Roman"/>
          <w:sz w:val="24"/>
        </w:rPr>
        <w:t xml:space="preserve"> </w:t>
      </w:r>
      <w:r>
        <w:rPr>
          <w:rFonts w:ascii="Times New Roman" w:hAnsi="Times New Roman" w:cs="Times New Roman"/>
          <w:sz w:val="24"/>
        </w:rPr>
        <w:t xml:space="preserve">de manière informelle avec l’équipe du Service patrimoine et numérisation (SPN).</w:t>
      </w:r>
      <w:r>
        <w:rPr>
          <w:rFonts w:ascii="Times New Roman" w:hAnsi="Times New Roman" w:cs="Times New Roman"/>
          <w:sz w:val="28"/>
        </w:rPr>
      </w:r>
    </w:p>
    <w:p w14:paraId="44E5033F" w14:textId="77777777">
      <w:pPr>
        <w:pStyle w:val="2127"/>
        <w:numPr>
          <w:ilvl w:val="0"/>
          <w:numId w:val="1"/>
        </w:numPr>
        <w:pBdr/>
        <w:spacing w:line="276" w:lineRule="auto"/>
        <w:ind/>
        <w:jc w:val="both"/>
        <w:rPr>
          <w:rFonts w:ascii="Times New Roman" w:hAnsi="Times New Roman" w:cs="Times New Roman"/>
          <w:sz w:val="28"/>
        </w:rPr>
      </w:pPr>
      <w:r>
        <w:rPr>
          <w:rFonts w:ascii="Times New Roman" w:hAnsi="Times New Roman" w:cs="Times New Roman"/>
          <w:sz w:val="24"/>
        </w:rPr>
        <w:t xml:space="preserve">Entretiens avec le Département de l’informatique documentaire</w:t>
      </w:r>
      <w:r>
        <w:rPr>
          <w:rFonts w:ascii="Times New Roman" w:hAnsi="Times New Roman" w:cs="Times New Roman"/>
          <w:sz w:val="24"/>
        </w:rPr>
        <w:t xml:space="preserve">.</w:t>
      </w:r>
      <w:r>
        <w:rPr>
          <w:rFonts w:ascii="Times New Roman" w:hAnsi="Times New Roman" w:cs="Times New Roman"/>
          <w:sz w:val="28"/>
        </w:rPr>
      </w:r>
    </w:p>
    <w:p w14:paraId="20BA5344" w14:textId="77777777">
      <w:pPr>
        <w:pStyle w:val="2118"/>
        <w:pBdr/>
        <w:spacing/>
        <w:ind/>
        <w:jc w:val="center"/>
        <w:rPr>
          <w:rFonts w:ascii="Times New Roman" w:hAnsi="Times New Roman" w:cs="Times New Roman"/>
          <w:b/>
          <w:color w:val="auto"/>
          <w:u w:val="single"/>
        </w:rPr>
      </w:pPr>
      <w:r/>
      <w:bookmarkStart w:id="6" w:name="_Toc234420553"/>
      <w:r/>
      <w:bookmarkStart w:id="7" w:name="_Toc235108042"/>
      <w:r>
        <w:rPr>
          <w:rFonts w:ascii="Times New Roman" w:hAnsi="Times New Roman" w:cs="Times New Roman"/>
          <w:b/>
          <w:color w:val="auto"/>
          <w:u w:val="single"/>
        </w:rPr>
        <w:t xml:space="preserve">Introduction :</w:t>
      </w:r>
      <w:bookmarkEnd w:id="6"/>
      <w:r/>
      <w:bookmarkEnd w:id="7"/>
      <w:r/>
      <w:r>
        <w:rPr>
          <w:rFonts w:ascii="Times New Roman" w:hAnsi="Times New Roman" w:cs="Times New Roman"/>
          <w:b/>
          <w:color w:val="auto"/>
          <w:u w:val="single"/>
        </w:rPr>
      </w:r>
    </w:p>
    <w:p w14:paraId="27192734" w14:textId="77777777">
      <w:pPr>
        <w:pBdr/>
        <w:spacing/>
        <w:ind/>
        <w:rPr/>
      </w:pPr>
      <w:r/>
      <w:r/>
    </w:p>
    <w:p w14:paraId="0B01C505" w14:textId="77777777">
      <w:pPr>
        <w:pStyle w:val="2119"/>
        <w:pBdr/>
        <w:spacing w:after="240" w:line="276" w:lineRule="auto"/>
        <w:ind/>
        <w:rPr>
          <w:rFonts w:ascii="Times New Roman" w:hAnsi="Times New Roman" w:cs="Times New Roman"/>
          <w:b/>
          <w:color w:val="auto"/>
          <w:u w:val="single"/>
        </w:rPr>
      </w:pPr>
      <w:r/>
      <w:bookmarkStart w:id="8" w:name="_Toc234420554"/>
      <w:r/>
      <w:bookmarkStart w:id="9" w:name="_Toc235108043"/>
      <w:r>
        <w:rPr>
          <w:rFonts w:ascii="Times New Roman" w:hAnsi="Times New Roman" w:cs="Times New Roman"/>
          <w:b/>
          <w:color w:val="auto"/>
          <w:u w:val="single"/>
        </w:rPr>
        <w:t xml:space="preserve">Contexte :</w:t>
      </w:r>
      <w:bookmarkEnd w:id="8"/>
      <w:r/>
      <w:bookmarkEnd w:id="9"/>
      <w:r>
        <w:rPr>
          <w:rFonts w:ascii="Times New Roman" w:hAnsi="Times New Roman" w:cs="Times New Roman"/>
          <w:b/>
          <w:color w:val="auto"/>
          <w:u w:val="single"/>
        </w:rPr>
        <w:t xml:space="preserve"> </w:t>
      </w:r>
      <w:r>
        <w:rPr>
          <w:rFonts w:ascii="Times New Roman" w:hAnsi="Times New Roman" w:cs="Times New Roman"/>
          <w:b/>
          <w:color w:val="auto"/>
          <w:u w:val="single"/>
        </w:rPr>
      </w:r>
    </w:p>
    <w:p w14:paraId="5DEFFD19"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A l’origine, la bibliothèque Cujas a été c</w:t>
      </w:r>
      <w:r>
        <w:rPr>
          <w:rFonts w:ascii="Times New Roman" w:hAnsi="Times New Roman" w:cs="Times New Roman"/>
          <w:sz w:val="24"/>
        </w:rPr>
        <w:t xml:space="preserve">réée en 1829 comme bibliothèque de </w:t>
      </w:r>
      <w:r>
        <w:rPr>
          <w:rFonts w:ascii="Times New Roman" w:hAnsi="Times New Roman" w:cs="Times New Roman"/>
          <w:sz w:val="24"/>
        </w:rPr>
        <w:t xml:space="preserve">la Faculté de droit de Paris. En 1970,</w:t>
      </w:r>
      <w:r>
        <w:rPr>
          <w:rFonts w:ascii="Times New Roman" w:hAnsi="Times New Roman" w:cs="Times New Roman"/>
          <w:sz w:val="24"/>
        </w:rPr>
        <w:t xml:space="preserve"> </w:t>
      </w:r>
      <w:r>
        <w:rPr>
          <w:rFonts w:ascii="Times New Roman" w:hAnsi="Times New Roman" w:cs="Times New Roman"/>
          <w:sz w:val="24"/>
        </w:rPr>
        <w:t xml:space="preserve">elle</w:t>
      </w:r>
      <w:r>
        <w:rPr>
          <w:rFonts w:ascii="Times New Roman" w:hAnsi="Times New Roman" w:cs="Times New Roman"/>
          <w:sz w:val="24"/>
        </w:rPr>
        <w:t xml:space="preserve"> devient une bibliothèque interuniversitaire à la suite des réformes universitaires</w:t>
      </w:r>
      <w:r>
        <w:rPr>
          <w:rStyle w:val="2140"/>
          <w:rFonts w:ascii="Times New Roman" w:hAnsi="Times New Roman" w:cs="Times New Roman"/>
          <w:sz w:val="24"/>
        </w:rPr>
        <w:footnoteReference w:id="2"/>
      </w:r>
      <w:r>
        <w:rPr>
          <w:rFonts w:ascii="Times New Roman" w:hAnsi="Times New Roman" w:cs="Times New Roman"/>
          <w:sz w:val="24"/>
        </w:rPr>
        <w:t xml:space="preserve">.</w:t>
      </w:r>
      <w:r>
        <w:rPr>
          <w:rFonts w:ascii="Times New Roman" w:hAnsi="Times New Roman" w:cs="Times New Roman"/>
          <w:sz w:val="24"/>
        </w:rPr>
        <w:t xml:space="preserve"> Cujas est s</w:t>
      </w:r>
      <w:r>
        <w:rPr>
          <w:rFonts w:ascii="Times New Roman" w:hAnsi="Times New Roman" w:cs="Times New Roman"/>
          <w:sz w:val="24"/>
        </w:rPr>
        <w:t xml:space="preserve">pécialisé en droit, en économie et en sciences politiques, elle constitue aujourd’hui une bibliothèque de référence nationale et internationale dans ces domaines</w:t>
      </w:r>
      <w:r>
        <w:rPr>
          <w:rStyle w:val="2140"/>
          <w:rFonts w:ascii="Times New Roman" w:hAnsi="Times New Roman" w:cs="Times New Roman"/>
          <w:sz w:val="24"/>
        </w:rPr>
        <w:footnoteReference w:id="3"/>
      </w:r>
      <w:r>
        <w:rPr>
          <w:rFonts w:ascii="Times New Roman" w:hAnsi="Times New Roman" w:cs="Times New Roman"/>
          <w:sz w:val="24"/>
        </w:rPr>
        <w:t xml:space="preserve">. </w:t>
      </w:r>
      <w:r>
        <w:rPr>
          <w:rFonts w:ascii="Times New Roman" w:hAnsi="Times New Roman" w:cs="Times New Roman"/>
          <w:sz w:val="24"/>
        </w:rPr>
        <w:t xml:space="preserve">Par ailleurs, elle devient p</w:t>
      </w:r>
      <w:r>
        <w:rPr>
          <w:rFonts w:ascii="Times New Roman" w:hAnsi="Times New Roman" w:cs="Times New Roman"/>
          <w:sz w:val="24"/>
        </w:rPr>
        <w:t xml:space="preserve">ôle associé de la BnF en sciences juridiques.</w:t>
      </w:r>
      <w:r>
        <w:rPr>
          <w:rFonts w:ascii="Times New Roman" w:hAnsi="Times New Roman" w:cs="Times New Roman"/>
          <w:sz w:val="24"/>
        </w:rPr>
      </w:r>
    </w:p>
    <w:p w14:paraId="5ACD8F55"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Depuis 1979, e</w:t>
      </w:r>
      <w:r>
        <w:rPr>
          <w:rFonts w:ascii="Times New Roman" w:hAnsi="Times New Roman" w:cs="Times New Roman"/>
          <w:sz w:val="24"/>
        </w:rPr>
        <w:t xml:space="preserve">lle devient bibliothèque interuniversitaire par convention </w:t>
      </w:r>
      <w:r>
        <w:rPr>
          <w:rFonts w:ascii="Times New Roman" w:hAnsi="Times New Roman" w:cs="Times New Roman"/>
          <w:sz w:val="24"/>
        </w:rPr>
        <w:t xml:space="preserve">entre les universités de Panthéon-Sorbonne (Paris I) et Panthéon-Assas (Paris II)</w:t>
      </w:r>
      <w:r>
        <w:rPr>
          <w:rStyle w:val="2140"/>
          <w:rFonts w:ascii="Times New Roman" w:hAnsi="Times New Roman" w:cs="Times New Roman"/>
          <w:sz w:val="24"/>
        </w:rPr>
        <w:footnoteReference w:id="4"/>
      </w:r>
      <w:r>
        <w:rPr>
          <w:rFonts w:ascii="Times New Roman" w:hAnsi="Times New Roman" w:cs="Times New Roman"/>
          <w:sz w:val="24"/>
        </w:rPr>
        <w:t xml:space="preserve">. Elle possède un riche patrimoine documentaire plus de 40 000 volumes anciens et un fonds francophone et international d’une grande diversité</w:t>
      </w:r>
      <w:r>
        <w:rPr>
          <w:rStyle w:val="2140"/>
          <w:rFonts w:ascii="Times New Roman" w:hAnsi="Times New Roman" w:cs="Times New Roman"/>
          <w:sz w:val="24"/>
        </w:rPr>
        <w:footnoteReference w:id="5"/>
      </w:r>
      <w:r>
        <w:rPr>
          <w:rFonts w:ascii="Times New Roman" w:hAnsi="Times New Roman" w:cs="Times New Roman"/>
          <w:sz w:val="24"/>
        </w:rPr>
        <w:t xml:space="preserve">.</w:t>
      </w:r>
      <w:r>
        <w:rPr>
          <w:rFonts w:ascii="Times New Roman" w:hAnsi="Times New Roman" w:cs="Times New Roman"/>
          <w:sz w:val="24"/>
        </w:rPr>
      </w:r>
    </w:p>
    <w:p w14:paraId="1B009542"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 bibliothèque possède plus fonds spécialisés. Elle conserve</w:t>
      </w:r>
      <w:r>
        <w:rPr>
          <w:rFonts w:ascii="Times New Roman" w:hAnsi="Times New Roman" w:cs="Times New Roman"/>
          <w:sz w:val="24"/>
        </w:rPr>
        <w:t xml:space="preserve"> un ensemble unique de ressources de collections de sciences juridiques, économique et politiques remarquables : thèses et mémoires, publications officielles de la Société des Nations, des Nations Unies, du Jour</w:t>
      </w:r>
      <w:r>
        <w:rPr>
          <w:rFonts w:ascii="Times New Roman" w:hAnsi="Times New Roman" w:cs="Times New Roman"/>
          <w:sz w:val="24"/>
        </w:rPr>
        <w:t xml:space="preserve">nal officiel France et des anciennes colonies, une collection de travaux académiques imprimés en Allemagne aux XVIe et XIXe siècle, des documents retraçant la sociabilité universitaire et l’histoire de l’enseignement de l’ancienne Faculté de Droit de Paris</w:t>
      </w:r>
      <w:r>
        <w:rPr>
          <w:rStyle w:val="2140"/>
          <w:rFonts w:ascii="Times New Roman" w:hAnsi="Times New Roman" w:cs="Times New Roman"/>
          <w:sz w:val="24"/>
        </w:rPr>
        <w:footnoteReference w:id="6"/>
      </w:r>
      <w:r>
        <w:rPr>
          <w:rFonts w:ascii="Times New Roman" w:hAnsi="Times New Roman" w:cs="Times New Roman"/>
          <w:sz w:val="24"/>
        </w:rPr>
        <w:t xml:space="preserve">.</w:t>
      </w:r>
      <w:r>
        <w:rPr>
          <w:rFonts w:ascii="Times New Roman" w:hAnsi="Times New Roman" w:cs="Times New Roman"/>
          <w:sz w:val="24"/>
        </w:rPr>
      </w:r>
    </w:p>
    <w:p w14:paraId="006AD59B" w14:textId="77777777">
      <w:pPr>
        <w:pBdr/>
        <w:spacing w:line="360" w:lineRule="auto"/>
        <w:ind/>
        <w:jc w:val="both"/>
        <w:rPr>
          <w:rFonts w:ascii="Times New Roman" w:hAnsi="Times New Roman" w:cs="Times New Roman"/>
          <w:sz w:val="24"/>
        </w:rPr>
      </w:pPr>
      <w:r>
        <w:rPr>
          <w:rFonts w:ascii="Times New Roman" w:hAnsi="Times New Roman" w:cs="Times New Roman"/>
          <w:sz w:val="24"/>
        </w:rPr>
        <w:t xml:space="preserve">Entre </w:t>
      </w:r>
      <w:r>
        <w:rPr>
          <w:rFonts w:ascii="Times New Roman" w:hAnsi="Times New Roman" w:cs="Times New Roman"/>
          <w:sz w:val="24"/>
        </w:rPr>
        <w:t xml:space="preserve">2001 </w:t>
      </w:r>
      <w:r>
        <w:rPr>
          <w:rFonts w:ascii="Times New Roman" w:hAnsi="Times New Roman" w:cs="Times New Roman"/>
          <w:sz w:val="24"/>
        </w:rPr>
        <w:t xml:space="preserve">et 2004, </w:t>
      </w:r>
      <w:r>
        <w:rPr>
          <w:rFonts w:ascii="Times New Roman" w:hAnsi="Times New Roman" w:cs="Times New Roman"/>
          <w:sz w:val="24"/>
        </w:rPr>
        <w:t xml:space="preserve">la </w:t>
      </w:r>
      <w:r>
        <w:rPr>
          <w:rFonts w:ascii="Times New Roman" w:hAnsi="Times New Roman" w:cs="Times New Roman"/>
          <w:sz w:val="24"/>
        </w:rPr>
        <w:t xml:space="preserve">bibliothèque Cujas entreprend une première phase de numérisation </w:t>
      </w:r>
      <w:r>
        <w:rPr>
          <w:rFonts w:ascii="Times New Roman" w:hAnsi="Times New Roman" w:cs="Times New Roman"/>
          <w:sz w:val="24"/>
        </w:rPr>
        <w:t xml:space="preserve">autour d’un projet d’exposition virtuelle pour le bicentenaire du Code civil (2004) </w:t>
      </w:r>
      <w:r>
        <w:rPr>
          <w:rFonts w:ascii="Times New Roman" w:hAnsi="Times New Roman" w:cs="Times New Roman"/>
          <w:sz w:val="24"/>
        </w:rPr>
        <w:t xml:space="preserve">confiant cette prestation à la société Safig. Il s’agit d’une numérisation en mode image et en niveaux de gris, </w:t>
      </w:r>
      <w:r>
        <w:rPr>
          <w:rFonts w:ascii="Times New Roman" w:hAnsi="Times New Roman" w:cs="Times New Roman"/>
          <w:sz w:val="24"/>
        </w:rPr>
        <w:t xml:space="preserve">avec une </w:t>
      </w:r>
      <w:r>
        <w:rPr>
          <w:rFonts w:ascii="Times New Roman" w:hAnsi="Times New Roman" w:cs="Times New Roman"/>
          <w:sz w:val="24"/>
        </w:rPr>
        <w:t xml:space="preserve">saisie manuelle de la table des matières ou au moins de la pagination</w:t>
      </w:r>
      <w:r>
        <w:rPr>
          <w:rFonts w:ascii="Times New Roman" w:hAnsi="Times New Roman" w:cs="Times New Roman"/>
          <w:sz w:val="24"/>
        </w:rPr>
        <w:t xml:space="preserve">. Le prestataire fournit</w:t>
      </w:r>
      <w:r>
        <w:rPr>
          <w:rFonts w:ascii="Times New Roman" w:hAnsi="Times New Roman" w:cs="Times New Roman"/>
          <w:sz w:val="24"/>
        </w:rPr>
        <w:t xml:space="preserve"> l’hébergement des données</w:t>
      </w:r>
      <w:r>
        <w:rPr>
          <w:rStyle w:val="2140"/>
          <w:rFonts w:ascii="Times New Roman" w:hAnsi="Times New Roman" w:cs="Times New Roman"/>
          <w:sz w:val="24"/>
        </w:rPr>
        <w:footnoteReference w:id="7"/>
      </w:r>
      <w:r>
        <w:rPr>
          <w:rFonts w:ascii="Times New Roman" w:hAnsi="Times New Roman" w:cs="Times New Roman"/>
          <w:sz w:val="24"/>
        </w:rPr>
        <w:t xml:space="preserve">.</w:t>
      </w:r>
      <w:r>
        <w:rPr>
          <w:rFonts w:ascii="Times New Roman" w:hAnsi="Times New Roman" w:cs="Times New Roman"/>
          <w:sz w:val="24"/>
        </w:rPr>
      </w:r>
    </w:p>
    <w:p w14:paraId="1D913982" w14:textId="77777777">
      <w:pPr>
        <w:pStyle w:val="2119"/>
        <w:pBdr/>
        <w:spacing w:after="240" w:line="276" w:lineRule="auto"/>
        <w:ind/>
        <w:rPr>
          <w:rFonts w:ascii="Times New Roman" w:hAnsi="Times New Roman" w:cs="Times New Roman"/>
          <w:b/>
          <w:color w:val="auto"/>
          <w:u w:val="single"/>
        </w:rPr>
      </w:pPr>
      <w:r/>
      <w:bookmarkStart w:id="10" w:name="_Toc234420555"/>
      <w:r/>
      <w:bookmarkStart w:id="11" w:name="_Toc235108044"/>
      <w:r>
        <w:rPr>
          <w:rFonts w:ascii="Times New Roman" w:hAnsi="Times New Roman" w:cs="Times New Roman"/>
          <w:b/>
          <w:color w:val="auto"/>
          <w:u w:val="single"/>
        </w:rPr>
        <w:t xml:space="preserve">Présentation du projet de la bibliothèque :</w:t>
      </w:r>
      <w:bookmarkEnd w:id="10"/>
      <w:r/>
      <w:bookmarkEnd w:id="11"/>
      <w:r/>
      <w:r>
        <w:rPr>
          <w:rFonts w:ascii="Times New Roman" w:hAnsi="Times New Roman" w:cs="Times New Roman"/>
          <w:b/>
          <w:color w:val="auto"/>
          <w:u w:val="single"/>
        </w:rPr>
      </w:r>
    </w:p>
    <w:p w14:paraId="6757EB6B"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En 2006, la décision est prise de créer une bibliothèque numérique juridique, à l’origine du projet de CujasNum. Deux enseignants-chercheurs, Laurent Pfister et Franck Roumy, rédigent </w:t>
      </w:r>
      <w:r>
        <w:rPr>
          <w:rFonts w:ascii="Times New Roman" w:hAnsi="Times New Roman" w:cs="Times New Roman"/>
          <w:sz w:val="24"/>
        </w:rPr>
        <w:t xml:space="preserve">une liste de « fondamentaux du droit » à numériser en priorité : 471 ouvrages du XVe au XXe siècle, soit 1 462 volumes et environ 1 001 559 pages issus de la réserve Pavillon</w:t>
      </w:r>
      <w:r>
        <w:rPr>
          <w:rStyle w:val="2140"/>
          <w:rFonts w:ascii="Times New Roman" w:hAnsi="Times New Roman" w:cs="Times New Roman"/>
          <w:sz w:val="24"/>
        </w:rPr>
        <w:footnoteReference w:id="8"/>
      </w:r>
      <w:r>
        <w:rPr>
          <w:rFonts w:ascii="Times New Roman" w:hAnsi="Times New Roman" w:cs="Times New Roman"/>
          <w:sz w:val="24"/>
        </w:rPr>
        <w:t xml:space="preserve">.</w:t>
      </w:r>
      <w:r>
        <w:rPr>
          <w:rFonts w:ascii="Times New Roman" w:hAnsi="Times New Roman" w:cs="Times New Roman"/>
          <w:sz w:val="24"/>
        </w:rPr>
      </w:r>
    </w:p>
    <w:p w14:paraId="32EF603F"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A l’origine, la BIU Cujas souhaite devenir </w:t>
      </w:r>
      <w:r>
        <w:rPr>
          <w:rFonts w:ascii="Times New Roman" w:hAnsi="Times New Roman" w:cs="Times New Roman"/>
          <w:sz w:val="24"/>
        </w:rPr>
        <w:t xml:space="preserve">un pôle de réplication de Persée et acquiert </w:t>
      </w:r>
      <w:r>
        <w:rPr>
          <w:rFonts w:ascii="Times New Roman" w:hAnsi="Times New Roman" w:cs="Times New Roman"/>
          <w:sz w:val="24"/>
        </w:rPr>
        <w:t xml:space="preserve">un scanner Kirtas pour ce projet. Toutefois, </w:t>
      </w:r>
      <w:r>
        <w:rPr>
          <w:rFonts w:ascii="Times New Roman" w:hAnsi="Times New Roman" w:cs="Times New Roman"/>
          <w:sz w:val="24"/>
        </w:rPr>
        <w:t xml:space="preserve">sa candidature n’est pas retenue. Elle refond alors son projet en diminuant le nombre d’ouvrage à numériser et en se coordonnant avec la BnF qui a créé sa propre liste de fondamentaux du droit, la liste Kerbrat</w:t>
      </w:r>
      <w:r>
        <w:rPr>
          <w:rStyle w:val="2140"/>
          <w:rFonts w:ascii="Times New Roman" w:hAnsi="Times New Roman" w:cs="Times New Roman"/>
          <w:sz w:val="24"/>
        </w:rPr>
        <w:footnoteReference w:id="9"/>
      </w:r>
      <w:r>
        <w:rPr>
          <w:rFonts w:ascii="Times New Roman" w:hAnsi="Times New Roman" w:cs="Times New Roman"/>
          <w:sz w:val="24"/>
        </w:rPr>
        <w:t xml:space="preserve">. </w:t>
      </w:r>
      <w:r>
        <w:rPr>
          <w:rFonts w:ascii="Times New Roman" w:hAnsi="Times New Roman" w:cs="Times New Roman"/>
          <w:sz w:val="24"/>
        </w:rPr>
      </w:r>
    </w:p>
    <w:p w14:paraId="244C1021"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 liste Pfister-Roumy retravaillée </w:t>
      </w:r>
      <w:r>
        <w:rPr>
          <w:rFonts w:ascii="Times New Roman" w:hAnsi="Times New Roman" w:cs="Times New Roman"/>
          <w:sz w:val="24"/>
        </w:rPr>
        <w:t xml:space="preserve">est constituée de près de 435 titres des XVème au XXème siècles concerne les fondamentaux de l’histoire du droit : sources normatives en droit romain, en droit coutumier, en législation, jurisprudence et doctrine</w:t>
      </w:r>
      <w:r>
        <w:rPr>
          <w:rStyle w:val="2140"/>
          <w:rFonts w:ascii="Times New Roman" w:hAnsi="Times New Roman" w:cs="Times New Roman"/>
          <w:sz w:val="24"/>
        </w:rPr>
        <w:footnoteReference w:id="10"/>
      </w:r>
      <w:r>
        <w:rPr>
          <w:rFonts w:ascii="Times New Roman" w:hAnsi="Times New Roman" w:cs="Times New Roman"/>
          <w:sz w:val="24"/>
        </w:rPr>
        <w:t xml:space="preserve">.</w:t>
      </w:r>
      <w:r>
        <w:rPr>
          <w:rFonts w:ascii="Times New Roman" w:hAnsi="Times New Roman" w:cs="Times New Roman"/>
          <w:sz w:val="24"/>
        </w:rPr>
      </w:r>
    </w:p>
    <w:p w14:paraId="15138128"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L’enjeu de la bibliothèque numéri</w:t>
      </w:r>
      <w:r>
        <w:rPr>
          <w:rFonts w:ascii="Times New Roman" w:hAnsi="Times New Roman" w:cs="Times New Roman"/>
          <w:sz w:val="24"/>
        </w:rPr>
        <w:t xml:space="preserve">que est de favoriser l’étude et la recherche en sciences juridiques, en facilitant l’accès à l’information, d’apporter du contenu au système d’information de la bibliothèque afin qu’il devienne un outil de travail performant pour l’ensemble des publics int</w:t>
      </w:r>
      <w:r>
        <w:rPr>
          <w:rFonts w:ascii="Times New Roman" w:hAnsi="Times New Roman" w:cs="Times New Roman"/>
          <w:sz w:val="24"/>
        </w:rPr>
        <w:t xml:space="preserve">éressés. Il est nécessaire également de protéger les collections de la BIU Cujas tout en accroissance leur utilisation, de les valoriser en les rendant accessibles plus facilement en France et à l’étranger, accroissant ainsi la visibilité du droit français</w:t>
      </w:r>
      <w:r>
        <w:rPr>
          <w:rStyle w:val="2140"/>
          <w:rFonts w:ascii="Times New Roman" w:hAnsi="Times New Roman" w:cs="Times New Roman"/>
          <w:sz w:val="24"/>
        </w:rPr>
        <w:footnoteReference w:id="11"/>
      </w:r>
      <w:r>
        <w:rPr>
          <w:rFonts w:ascii="Times New Roman" w:hAnsi="Times New Roman" w:cs="Times New Roman"/>
          <w:sz w:val="24"/>
        </w:rPr>
        <w:t xml:space="preserve">.</w:t>
      </w:r>
      <w:r>
        <w:rPr>
          <w:rFonts w:ascii="Times New Roman" w:hAnsi="Times New Roman" w:cs="Times New Roman"/>
          <w:sz w:val="24"/>
        </w:rPr>
      </w:r>
    </w:p>
    <w:p w14:paraId="284E93BB"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CujasNum est développé sous XTF. Il s’agit au début d’un catalogue de PDF accessible numérique avec des tables des matières écrites manuellement permettant de naviguer à l’intérieur du document</w:t>
      </w:r>
      <w:r>
        <w:rPr>
          <w:rStyle w:val="2140"/>
          <w:rFonts w:ascii="Times New Roman" w:hAnsi="Times New Roman" w:cs="Times New Roman"/>
          <w:sz w:val="24"/>
        </w:rPr>
        <w:footnoteReference w:id="12"/>
      </w:r>
      <w:r>
        <w:rPr>
          <w:rFonts w:ascii="Times New Roman" w:hAnsi="Times New Roman" w:cs="Times New Roman"/>
          <w:sz w:val="24"/>
        </w:rPr>
        <w:t xml:space="preserve">. </w:t>
      </w:r>
      <w:r>
        <w:rPr>
          <w:rFonts w:ascii="Times New Roman" w:hAnsi="Times New Roman" w:cs="Times New Roman"/>
          <w:sz w:val="24"/>
        </w:rPr>
        <w:t xml:space="preserve">En 2013, l’</w:t>
      </w:r>
      <w:r>
        <w:rPr>
          <w:rFonts w:ascii="Times New Roman" w:hAnsi="Times New Roman" w:cs="Times New Roman"/>
          <w:sz w:val="24"/>
        </w:rPr>
        <w:t xml:space="preserve">implémentation d’une visionneuse JPEG permettant aux usagers de consulter les documents directement à partir de la bibliothèque numérique</w:t>
      </w:r>
      <w:r>
        <w:rPr>
          <w:rStyle w:val="2140"/>
          <w:rFonts w:ascii="Times New Roman" w:hAnsi="Times New Roman" w:cs="Times New Roman"/>
          <w:sz w:val="24"/>
        </w:rPr>
        <w:footnoteReference w:id="13"/>
      </w:r>
      <w:r>
        <w:rPr>
          <w:rFonts w:ascii="Times New Roman" w:hAnsi="Times New Roman" w:cs="Times New Roman"/>
          <w:sz w:val="24"/>
        </w:rPr>
        <w:t xml:space="preserve">.</w:t>
      </w:r>
      <w:r>
        <w:rPr>
          <w:rFonts w:ascii="Times New Roman" w:hAnsi="Times New Roman" w:cs="Times New Roman"/>
          <w:sz w:val="24"/>
        </w:rPr>
        <w:t xml:space="preserve"> Quoique robuste, XTF </w:t>
      </w:r>
      <w:r>
        <w:rPr>
          <w:rFonts w:ascii="Times New Roman" w:hAnsi="Times New Roman" w:cs="Times New Roman"/>
          <w:sz w:val="24"/>
        </w:rPr>
        <w:t xml:space="preserve">est devenu obsolète avec le temps et répond</w:t>
      </w:r>
      <w:r>
        <w:rPr>
          <w:rFonts w:ascii="Times New Roman" w:hAnsi="Times New Roman" w:cs="Times New Roman"/>
          <w:sz w:val="24"/>
        </w:rPr>
        <w:t xml:space="preserve"> </w:t>
      </w:r>
      <w:r>
        <w:rPr>
          <w:rFonts w:ascii="Times New Roman" w:hAnsi="Times New Roman" w:cs="Times New Roman"/>
          <w:sz w:val="24"/>
        </w:rPr>
        <w:t xml:space="preserve">difficilement aux besoins actuels des usagers (</w:t>
      </w:r>
      <w:r>
        <w:rPr>
          <w:rFonts w:ascii="Times New Roman" w:hAnsi="Times New Roman" w:cs="Times New Roman"/>
          <w:iCs/>
          <w:sz w:val="24"/>
          <w:szCs w:val="24"/>
        </w:rPr>
        <w:t xml:space="preserve">impossibilité d'éditorialiser les collections ou d'intégrer </w:t>
      </w:r>
      <w:r>
        <w:rPr>
          <w:rFonts w:ascii="Times New Roman" w:hAnsi="Times New Roman" w:cs="Times New Roman"/>
          <w:iCs/>
          <w:sz w:val="24"/>
          <w:szCs w:val="24"/>
        </w:rPr>
        <w:t xml:space="preserve">d’autres types de documents</w:t>
      </w:r>
      <w:r>
        <w:rPr>
          <w:rFonts w:ascii="Times New Roman" w:hAnsi="Times New Roman" w:cs="Times New Roman"/>
          <w:iCs/>
          <w:sz w:val="24"/>
          <w:szCs w:val="24"/>
        </w:rPr>
        <w:t xml:space="preserve">)</w:t>
      </w:r>
      <w:r>
        <w:rPr>
          <w:rFonts w:ascii="Times New Roman" w:hAnsi="Times New Roman" w:cs="Times New Roman"/>
          <w:sz w:val="24"/>
          <w:szCs w:val="24"/>
        </w:rPr>
        <w:t xml:space="preserve">.</w:t>
      </w:r>
      <w:r>
        <w:rPr>
          <w:rFonts w:ascii="Times New Roman" w:hAnsi="Times New Roman" w:cs="Times New Roman"/>
          <w:sz w:val="24"/>
        </w:rPr>
        <w:t xml:space="preserve"> </w:t>
      </w:r>
      <w:r>
        <w:rPr>
          <w:rFonts w:ascii="Times New Roman" w:hAnsi="Times New Roman" w:cs="Times New Roman"/>
          <w:sz w:val="24"/>
        </w:rPr>
      </w:r>
    </w:p>
    <w:p w14:paraId="69862940"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Face à ce constat, un nouveau </w:t>
      </w:r>
      <w:r>
        <w:rPr>
          <w:rFonts w:ascii="Times New Roman" w:hAnsi="Times New Roman" w:cs="Times New Roman"/>
          <w:sz w:val="24"/>
        </w:rPr>
        <w:t xml:space="preserve">prototype interne (nommé « Codex ») est actuellement à l’étude. L’enjeu de cette refonte est de sortir la bibliothèque numérique de son isolement en la faisant basculer vers un outil ouvert et interopérable (via l’intégration de serveurs IIIF, d’API et du </w:t>
      </w:r>
      <w:r>
        <w:rPr>
          <w:rFonts w:ascii="Times New Roman" w:hAnsi="Times New Roman" w:cs="Times New Roman"/>
          <w:sz w:val="24"/>
        </w:rPr>
        <w:t xml:space="preserve">protocole OAI-PMH), afin de pouvoir s’insérer dans les grands projets documentaires nationaux de l’Enseignement Supérieur, tels que le projet Orion de l’Abes</w:t>
      </w:r>
      <w:r>
        <w:rPr>
          <w:rStyle w:val="2140"/>
          <w:rFonts w:ascii="Times New Roman" w:hAnsi="Times New Roman" w:cs="Times New Roman"/>
          <w:sz w:val="24"/>
        </w:rPr>
        <w:footnoteReference w:id="14"/>
      </w:r>
      <w:r>
        <w:rPr>
          <w:rFonts w:ascii="Times New Roman" w:hAnsi="Times New Roman" w:cs="Times New Roman"/>
          <w:sz w:val="24"/>
        </w:rPr>
        <w:t xml:space="preserve">.</w:t>
      </w:r>
      <w:r>
        <w:rPr>
          <w:rFonts w:ascii="Times New Roman" w:hAnsi="Times New Roman" w:cs="Times New Roman"/>
          <w:sz w:val="24"/>
        </w:rPr>
      </w:r>
    </w:p>
    <w:p w14:paraId="5AE95E8E" w14:textId="77777777">
      <w:pPr>
        <w:pStyle w:val="2119"/>
        <w:pBdr/>
        <w:spacing w:line="276" w:lineRule="auto"/>
        <w:ind/>
        <w:rPr>
          <w:rFonts w:ascii="Times New Roman" w:hAnsi="Times New Roman" w:cs="Times New Roman"/>
          <w:b/>
          <w:color w:val="auto"/>
          <w:u w:val="single"/>
        </w:rPr>
      </w:pPr>
      <w:r/>
      <w:bookmarkStart w:id="12" w:name="_Toc234420556"/>
      <w:r/>
      <w:bookmarkStart w:id="13" w:name="_Toc235108045"/>
      <w:r>
        <w:rPr>
          <w:rFonts w:ascii="Times New Roman" w:hAnsi="Times New Roman" w:cs="Times New Roman"/>
          <w:b/>
          <w:color w:val="auto"/>
          <w:u w:val="single"/>
        </w:rPr>
        <w:t xml:space="preserve">Objectifs des entretiens :</w:t>
      </w:r>
      <w:bookmarkEnd w:id="12"/>
      <w:r/>
      <w:bookmarkEnd w:id="13"/>
      <w:r>
        <w:rPr>
          <w:rFonts w:ascii="Times New Roman" w:hAnsi="Times New Roman" w:cs="Times New Roman"/>
          <w:b/>
          <w:color w:val="auto"/>
          <w:u w:val="single"/>
        </w:rPr>
        <w:t xml:space="preserve"> </w:t>
      </w:r>
      <w:r>
        <w:rPr>
          <w:rFonts w:ascii="Times New Roman" w:hAnsi="Times New Roman" w:cs="Times New Roman"/>
          <w:b/>
          <w:color w:val="auto"/>
          <w:u w:val="single"/>
        </w:rPr>
      </w:r>
    </w:p>
    <w:p w14:paraId="45DD536A" w14:textId="77777777">
      <w:pPr>
        <w:pBdr/>
        <w:spacing w:before="100" w:beforeAutospacing="1" w:line="360" w:lineRule="auto"/>
        <w:ind/>
        <w:jc w:val="both"/>
        <w:rPr>
          <w:rFonts w:ascii="Times New Roman" w:hAnsi="Times New Roman" w:eastAsia="Times New Roman" w:cs="Times New Roman"/>
          <w:sz w:val="24"/>
          <w:lang w:eastAsia="fr-FR"/>
        </w:rPr>
      </w:pPr>
      <w:r>
        <w:rPr>
          <w:rFonts w:ascii="Times New Roman" w:hAnsi="Times New Roman" w:eastAsia="Times New Roman" w:cs="Times New Roman"/>
          <w:sz w:val="24"/>
          <w:lang w:eastAsia="fr-FR"/>
        </w:rPr>
        <w:t xml:space="preserve">L’objectif de ses entretiens étaient multiples. D’abord, il s’agissait de disposer d’un retour critique sur la bibliothèque numérique actuelle, de c</w:t>
      </w:r>
      <w:r>
        <w:rPr>
          <w:rFonts w:ascii="Times New Roman" w:hAnsi="Times New Roman" w:eastAsia="Times New Roman" w:cs="Times New Roman"/>
          <w:sz w:val="24"/>
          <w:lang w:eastAsia="fr-FR"/>
        </w:rPr>
        <w:t xml:space="preserve">omprendre les attentes des chercheurs, et des services de la BIU Cujas concernant </w:t>
      </w:r>
      <w:r>
        <w:rPr>
          <w:rFonts w:ascii="Times New Roman" w:hAnsi="Times New Roman" w:eastAsia="Times New Roman" w:cs="Times New Roman"/>
          <w:sz w:val="24"/>
          <w:lang w:eastAsia="fr-FR"/>
        </w:rPr>
        <w:t xml:space="preserve">la future bibliothèque numérique, en particulier en terme de fonctionnalités et de services. Cela permet de disposer d’éléments pour préparer des propositions fonctionnelles pour le projet.</w:t>
      </w:r>
      <w:r>
        <w:rPr>
          <w:rFonts w:ascii="Times New Roman" w:hAnsi="Times New Roman" w:eastAsia="Times New Roman" w:cs="Times New Roman"/>
          <w:sz w:val="24"/>
          <w:lang w:eastAsia="fr-FR"/>
        </w:rPr>
      </w:r>
    </w:p>
    <w:p w14:paraId="56D5DD94" w14:textId="77777777">
      <w:pPr>
        <w:pStyle w:val="2119"/>
        <w:pBdr/>
        <w:spacing w:after="160" w:line="360" w:lineRule="auto"/>
        <w:ind/>
        <w:rPr>
          <w:rFonts w:ascii="Times New Roman" w:hAnsi="Times New Roman" w:cs="Times New Roman"/>
          <w:b/>
          <w:color w:val="auto"/>
          <w:u w:val="single"/>
        </w:rPr>
      </w:pPr>
      <w:r/>
      <w:bookmarkStart w:id="14" w:name="_Toc234420557"/>
      <w:r/>
      <w:bookmarkStart w:id="15" w:name="_Toc235108046"/>
      <w:r>
        <w:rPr>
          <w:rFonts w:ascii="Times New Roman" w:hAnsi="Times New Roman" w:cs="Times New Roman"/>
          <w:b/>
          <w:color w:val="auto"/>
          <w:u w:val="single"/>
        </w:rPr>
        <w:t xml:space="preserve">Méthodologie employée</w:t>
      </w:r>
      <w:bookmarkEnd w:id="14"/>
      <w:r/>
      <w:bookmarkEnd w:id="15"/>
      <w:r>
        <w:rPr>
          <w:rFonts w:ascii="Times New Roman" w:hAnsi="Times New Roman" w:cs="Times New Roman"/>
          <w:b/>
          <w:color w:val="auto"/>
          <w:u w:val="single"/>
        </w:rPr>
        <w:t xml:space="preserve"> </w:t>
      </w:r>
      <w:r>
        <w:rPr>
          <w:rFonts w:ascii="Times New Roman" w:hAnsi="Times New Roman" w:cs="Times New Roman"/>
          <w:b/>
          <w:color w:val="auto"/>
          <w:u w:val="single"/>
        </w:rPr>
      </w:r>
    </w:p>
    <w:p w14:paraId="65A248F6"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Cette étude se déroule entre le </w:t>
      </w:r>
      <w:r>
        <w:rPr>
          <w:rFonts w:ascii="Times New Roman" w:hAnsi="Times New Roman" w:cs="Times New Roman"/>
          <w:sz w:val="24"/>
        </w:rPr>
        <w:t xml:space="preserve">1</w:t>
      </w:r>
      <w:r>
        <w:rPr>
          <w:rFonts w:ascii="Times New Roman" w:hAnsi="Times New Roman" w:cs="Times New Roman"/>
          <w:sz w:val="24"/>
          <w:vertAlign w:val="superscript"/>
        </w:rPr>
        <w:t xml:space="preserve">er</w:t>
      </w:r>
      <w:r>
        <w:rPr>
          <w:rFonts w:ascii="Times New Roman" w:hAnsi="Times New Roman" w:cs="Times New Roman"/>
          <w:sz w:val="24"/>
        </w:rPr>
        <w:t xml:space="preserve"> avril au 31 juillet 2026.</w:t>
      </w:r>
      <w:r>
        <w:rPr>
          <w:rFonts w:ascii="Times New Roman" w:hAnsi="Times New Roman" w:cs="Times New Roman"/>
          <w:sz w:val="24"/>
        </w:rPr>
        <w:t xml:space="preserve"> </w:t>
      </w:r>
      <w:r>
        <w:rPr>
          <w:rFonts w:ascii="Times New Roman" w:hAnsi="Times New Roman" w:cs="Times New Roman"/>
          <w:sz w:val="24"/>
        </w:rPr>
        <w:t xml:space="preserve">La méthodologie utilisée pour récolter les avis et les besoins liés à l’existant ont été obtenu entre croisant différentes méthodes</w:t>
      </w:r>
      <w:r>
        <w:rPr>
          <w:rFonts w:ascii="Times New Roman" w:hAnsi="Times New Roman" w:cs="Times New Roman"/>
          <w:sz w:val="24"/>
        </w:rPr>
        <w:t xml:space="preserve"> : </w:t>
      </w:r>
      <w:r>
        <w:rPr>
          <w:rFonts w:ascii="Times New Roman" w:hAnsi="Times New Roman" w:cs="Times New Roman"/>
          <w:sz w:val="24"/>
        </w:rPr>
        <w:t xml:space="preserve">des entretiens avec les professionnels de Cujas</w:t>
      </w:r>
      <w:r>
        <w:rPr>
          <w:rFonts w:ascii="Times New Roman" w:hAnsi="Times New Roman" w:cs="Times New Roman"/>
          <w:sz w:val="24"/>
        </w:rPr>
        <w:t xml:space="preserve"> et</w:t>
      </w:r>
      <w:r>
        <w:rPr>
          <w:rFonts w:ascii="Times New Roman" w:hAnsi="Times New Roman" w:cs="Times New Roman"/>
          <w:sz w:val="24"/>
        </w:rPr>
        <w:t xml:space="preserve">, les enseignants-chercheurs,</w:t>
      </w:r>
      <w:r>
        <w:rPr>
          <w:rFonts w:ascii="Times New Roman" w:hAnsi="Times New Roman" w:cs="Times New Roman"/>
          <w:sz w:val="24"/>
        </w:rPr>
        <w:t xml:space="preserve"> des échanges informels ainsi qu’une enquête </w:t>
      </w:r>
      <w:r>
        <w:rPr>
          <w:rFonts w:ascii="Times New Roman" w:hAnsi="Times New Roman" w:cs="Times New Roman"/>
          <w:sz w:val="24"/>
        </w:rPr>
        <w:t xml:space="preserve">en ligne qui a eu lieu du 14 avril au 3 juillet 2026.</w:t>
      </w:r>
      <w:r>
        <w:rPr>
          <w:rFonts w:ascii="Times New Roman" w:hAnsi="Times New Roman" w:cs="Times New Roman"/>
          <w:sz w:val="24"/>
        </w:rPr>
      </w:r>
    </w:p>
    <w:p w14:paraId="1DD5E92D"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Ces éléments sont complétés par mes propres observations et analyses. Mes recommandations sont renvoyées au document de préconisation ciblées que je livrerai à l’issue de ce stage.</w:t>
      </w:r>
      <w:r>
        <w:rPr>
          <w:rFonts w:ascii="Times New Roman" w:hAnsi="Times New Roman" w:cs="Times New Roman"/>
          <w:sz w:val="24"/>
        </w:rPr>
      </w:r>
    </w:p>
    <w:p w14:paraId="325F14BA"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04AAF1F3"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2D10AA9B"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736DC00A"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546D47A0"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7F61B909"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63048E65"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40D7A9E9"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2C9E14BB"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478E0F8B"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2FF71785" w14:textId="77777777">
      <w:pPr>
        <w:pBdr/>
        <w:spacing w:line="276"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354E22DB" w14:textId="77777777">
      <w:pPr>
        <w:pBdr/>
        <w:spacing/>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119C07B9" w14:textId="77777777">
      <w:pPr>
        <w:pBdr/>
        <w:spacing/>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29E107B8" w14:textId="77777777">
      <w:pPr>
        <w:pStyle w:val="2118"/>
        <w:pBdr/>
        <w:spacing/>
        <w:ind/>
        <w:jc w:val="center"/>
        <w:rPr>
          <w:rFonts w:ascii="Times New Roman" w:hAnsi="Times New Roman" w:cs="Times New Roman"/>
          <w:b/>
          <w:color w:val="auto"/>
          <w:u w:val="single"/>
        </w:rPr>
      </w:pPr>
      <w:r/>
      <w:bookmarkStart w:id="16" w:name="_Toc234420558"/>
      <w:r/>
      <w:bookmarkStart w:id="17" w:name="_Toc235108047"/>
      <w:r>
        <w:rPr>
          <w:rFonts w:ascii="Times New Roman" w:hAnsi="Times New Roman" w:cs="Times New Roman"/>
          <w:b/>
          <w:color w:val="auto"/>
          <w:u w:val="single"/>
        </w:rPr>
        <w:t xml:space="preserve">Analyse fonctionnelle :</w:t>
      </w:r>
      <w:bookmarkEnd w:id="16"/>
      <w:r/>
      <w:bookmarkEnd w:id="17"/>
      <w:r/>
      <w:r>
        <w:rPr>
          <w:rFonts w:ascii="Times New Roman" w:hAnsi="Times New Roman" w:cs="Times New Roman"/>
          <w:b/>
          <w:color w:val="auto"/>
          <w:u w:val="single"/>
        </w:rPr>
      </w:r>
    </w:p>
    <w:p w14:paraId="38F1EA92" w14:textId="77777777">
      <w:pPr>
        <w:pBdr/>
        <w:spacing/>
        <w:ind/>
        <w:rPr>
          <w:sz w:val="24"/>
        </w:rPr>
      </w:pPr>
      <w:r>
        <w:rPr>
          <w:sz w:val="24"/>
        </w:rPr>
      </w:r>
      <w:r>
        <w:rPr>
          <w:sz w:val="24"/>
        </w:rPr>
      </w:r>
    </w:p>
    <w:p w14:paraId="33C0BCE1" w14:textId="77777777">
      <w:pPr>
        <w:pStyle w:val="2119"/>
        <w:keepNext w:val="false"/>
        <w:keepLines w:val="false"/>
        <w:numPr>
          <w:ilvl w:val="0"/>
          <w:numId w:val="3"/>
        </w:numPr>
        <w:pBdr/>
        <w:spacing w:before="120" w:line="360" w:lineRule="auto"/>
        <w:ind/>
        <w:rPr>
          <w:rFonts w:ascii="Times New Roman" w:hAnsi="Times New Roman" w:cs="Times New Roman"/>
          <w:b/>
          <w:color w:val="auto"/>
          <w:sz w:val="28"/>
        </w:rPr>
      </w:pPr>
      <w:r/>
      <w:bookmarkStart w:id="18" w:name="_Toc234420559"/>
      <w:r/>
      <w:bookmarkStart w:id="19" w:name="_Toc235108048"/>
      <w:r>
        <w:rPr>
          <w:rFonts w:ascii="Times New Roman" w:hAnsi="Times New Roman" w:cs="Times New Roman"/>
          <w:b/>
          <w:color w:val="auto"/>
          <w:sz w:val="28"/>
        </w:rPr>
        <w:t xml:space="preserve">Les contenus :</w:t>
      </w:r>
      <w:bookmarkEnd w:id="18"/>
      <w:r/>
      <w:bookmarkEnd w:id="19"/>
      <w:r/>
      <w:r>
        <w:rPr>
          <w:rFonts w:ascii="Times New Roman" w:hAnsi="Times New Roman" w:cs="Times New Roman"/>
          <w:b/>
          <w:color w:val="auto"/>
          <w:sz w:val="28"/>
        </w:rPr>
      </w:r>
    </w:p>
    <w:p w14:paraId="041AD56A" w14:textId="77777777">
      <w:pPr>
        <w:pStyle w:val="2120"/>
        <w:numPr>
          <w:ilvl w:val="1"/>
          <w:numId w:val="3"/>
        </w:numPr>
        <w:pBdr/>
        <w:spacing w:line="360" w:lineRule="auto"/>
        <w:ind/>
        <w:rPr>
          <w:rFonts w:ascii="Times New Roman" w:hAnsi="Times New Roman" w:cs="Times New Roman"/>
          <w:color w:val="auto"/>
          <w:u w:val="single"/>
        </w:rPr>
      </w:pPr>
      <w:r/>
      <w:bookmarkStart w:id="20" w:name="_Toc235108049"/>
      <w:r>
        <w:rPr>
          <w:rFonts w:ascii="Times New Roman" w:hAnsi="Times New Roman" w:cs="Times New Roman"/>
          <w:color w:val="auto"/>
          <w:u w:val="single"/>
        </w:rPr>
        <w:t xml:space="preserve">L’analyse de l’existant :</w:t>
      </w:r>
      <w:bookmarkEnd w:id="20"/>
      <w:r/>
      <w:r>
        <w:rPr>
          <w:rFonts w:ascii="Times New Roman" w:hAnsi="Times New Roman" w:cs="Times New Roman"/>
          <w:color w:val="auto"/>
          <w:u w:val="single"/>
        </w:rPr>
      </w:r>
    </w:p>
    <w:p w14:paraId="1479F689"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La politique documentaire et la qualité scientifique des contenus</w:t>
      </w:r>
      <w:r>
        <w:rPr>
          <w:rFonts w:ascii="Times New Roman" w:hAnsi="Times New Roman" w:cs="Times New Roman"/>
          <w:color w:val="auto"/>
          <w:sz w:val="24"/>
        </w:rPr>
      </w:r>
    </w:p>
    <w:p w14:paraId="25F3B3FF"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Les chercheurs signalent</w:t>
      </w:r>
      <w:r>
        <w:rPr>
          <w:rFonts w:ascii="Times New Roman" w:hAnsi="Times New Roman" w:cs="Times New Roman"/>
          <w:sz w:val="24"/>
        </w:rPr>
        <w:t xml:space="preserve"> une lacune importante dans les collections numérisées concernant les recueils de la période 1930 à 1980. Ce manque est lié aux contraintes du domaine public empêchant la</w:t>
      </w:r>
      <w:r>
        <w:rPr>
          <w:rFonts w:ascii="Times New Roman" w:hAnsi="Times New Roman" w:cs="Times New Roman"/>
          <w:sz w:val="24"/>
        </w:rPr>
        <w:t xml:space="preserve"> diffusion libre de bon nombre d’ouvrage</w:t>
      </w:r>
      <w:r>
        <w:rPr>
          <w:rFonts w:ascii="Times New Roman" w:hAnsi="Times New Roman" w:cs="Times New Roman"/>
          <w:sz w:val="24"/>
        </w:rPr>
        <w:t xml:space="preserve">s</w:t>
      </w:r>
      <w:r>
        <w:rPr>
          <w:rFonts w:ascii="Times New Roman" w:hAnsi="Times New Roman" w:cs="Times New Roman"/>
          <w:sz w:val="24"/>
        </w:rPr>
        <w:t xml:space="preserve"> numéris</w:t>
      </w:r>
      <w:r>
        <w:rPr>
          <w:rFonts w:ascii="Times New Roman" w:hAnsi="Times New Roman" w:cs="Times New Roman"/>
          <w:sz w:val="24"/>
        </w:rPr>
        <w:t xml:space="preserve">és de cette période ainsi qu’à la date déjà ancienne de création de la liste Pfister-Roumy. Ces lacunes pourraient cependant être en partie comblées par la négociation d’accords ou un dispositif technique, comme le font d’autres établissements</w:t>
      </w:r>
      <w:r>
        <w:rPr>
          <w:rStyle w:val="2140"/>
          <w:rFonts w:ascii="Times New Roman" w:hAnsi="Times New Roman" w:cs="Times New Roman"/>
          <w:sz w:val="24"/>
        </w:rPr>
        <w:footnoteReference w:id="15"/>
      </w:r>
      <w:r>
        <w:rPr>
          <w:rFonts w:ascii="Times New Roman" w:hAnsi="Times New Roman" w:cs="Times New Roman"/>
          <w:sz w:val="24"/>
        </w:rPr>
        <w:t xml:space="preserve">.</w:t>
      </w:r>
      <w:r>
        <w:rPr>
          <w:rFonts w:ascii="Times New Roman" w:hAnsi="Times New Roman" w:cs="Times New Roman"/>
          <w:sz w:val="24"/>
        </w:rPr>
      </w:r>
    </w:p>
    <w:p w14:paraId="114D0964"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La diversité des types de documents</w:t>
      </w:r>
      <w:r>
        <w:rPr>
          <w:rFonts w:ascii="Times New Roman" w:hAnsi="Times New Roman" w:cs="Times New Roman"/>
          <w:color w:val="auto"/>
          <w:sz w:val="24"/>
        </w:rPr>
      </w:r>
    </w:p>
    <w:p w14:paraId="536E0D4E"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Actuellement, la bibliothèque numérique</w:t>
      </w:r>
      <w:r>
        <w:rPr>
          <w:rFonts w:ascii="Times New Roman" w:hAnsi="Times New Roman" w:cs="Times New Roman"/>
          <w:sz w:val="24"/>
        </w:rPr>
        <w:t xml:space="preserve"> propose uniquement des monographies</w:t>
      </w:r>
      <w:r>
        <w:rPr>
          <w:rStyle w:val="2140"/>
          <w:rFonts w:ascii="Times New Roman" w:hAnsi="Times New Roman" w:cs="Times New Roman"/>
          <w:sz w:val="24"/>
        </w:rPr>
        <w:footnoteReference w:id="16"/>
      </w:r>
      <w:r>
        <w:rPr>
          <w:rFonts w:ascii="Times New Roman" w:hAnsi="Times New Roman" w:cs="Times New Roman"/>
          <w:sz w:val="24"/>
        </w:rPr>
        <w:t xml:space="preserve">. Cette situation génère u</w:t>
      </w:r>
      <w:r>
        <w:rPr>
          <w:rFonts w:ascii="Times New Roman" w:hAnsi="Times New Roman" w:cs="Times New Roman"/>
          <w:sz w:val="24"/>
        </w:rPr>
        <w:t xml:space="preserve">ne forte insatisfaction tant que du côté du Département du patrimoine, de la conservation et de la numérisation (DPCN) que de celui du Département des Périodiques et des ressources électroniques (DPRE). La cause principale est d’ordre technique. En effet, </w:t>
      </w:r>
      <w:r>
        <w:rPr>
          <w:rFonts w:ascii="Times New Roman" w:hAnsi="Times New Roman" w:cs="Times New Roman"/>
          <w:sz w:val="24"/>
        </w:rPr>
        <w:t xml:space="preserve">le logiciel sous XTF de CujasNum</w:t>
      </w:r>
      <w:r>
        <w:rPr>
          <w:rFonts w:ascii="Times New Roman" w:hAnsi="Times New Roman" w:cs="Times New Roman"/>
          <w:sz w:val="24"/>
        </w:rPr>
        <w:t xml:space="preserve"> accepte uniquement l’arborescence « à plat » empêchant ainsi l’intégration de documents nécessitant une hiérarchie</w:t>
      </w:r>
      <w:r>
        <w:rPr>
          <w:rStyle w:val="2140"/>
          <w:rFonts w:ascii="Times New Roman" w:hAnsi="Times New Roman" w:cs="Times New Roman"/>
          <w:sz w:val="24"/>
        </w:rPr>
        <w:footnoteReference w:id="17"/>
      </w:r>
      <w:r>
        <w:rPr>
          <w:rFonts w:ascii="Times New Roman" w:hAnsi="Times New Roman" w:cs="Times New Roman"/>
          <w:sz w:val="24"/>
        </w:rPr>
        <w:t xml:space="preserve">, comme les revues ou les archives. Ils ne peuvent pas pour le moment intégrer ou traiter d’autres formats comme </w:t>
      </w:r>
      <w:r>
        <w:rPr>
          <w:rFonts w:ascii="Times New Roman" w:hAnsi="Times New Roman" w:cs="Times New Roman"/>
          <w:sz w:val="24"/>
        </w:rPr>
        <w:t xml:space="preserve">des périodiques qui nécessitent une architecture arborescente</w:t>
      </w:r>
      <w:r>
        <w:rPr>
          <w:rStyle w:val="2140"/>
          <w:rFonts w:ascii="Times New Roman" w:hAnsi="Times New Roman" w:cs="Times New Roman"/>
          <w:sz w:val="24"/>
        </w:rPr>
        <w:footnoteReference w:id="18"/>
      </w:r>
      <w:r>
        <w:rPr>
          <w:rFonts w:ascii="Times New Roman" w:hAnsi="Times New Roman" w:cs="Times New Roman"/>
          <w:sz w:val="24"/>
        </w:rPr>
        <w:t xml:space="preserve">. </w:t>
      </w:r>
      <w:r>
        <w:rPr>
          <w:rFonts w:ascii="Times New Roman" w:hAnsi="Times New Roman" w:cs="Times New Roman"/>
          <w:sz w:val="24"/>
        </w:rPr>
      </w:r>
    </w:p>
    <w:p w14:paraId="40014A38" w14:textId="77777777">
      <w:pPr>
        <w:pStyle w:val="2121"/>
        <w:numPr>
          <w:ilvl w:val="2"/>
          <w:numId w:val="3"/>
        </w:numPr>
        <w:pBdr/>
        <w:spacing w:line="360" w:lineRule="auto"/>
        <w:ind/>
        <w:jc w:val="both"/>
        <w:rPr>
          <w:rFonts w:ascii="Times New Roman" w:hAnsi="Times New Roman" w:cs="Times New Roman"/>
          <w:color w:val="auto"/>
          <w:sz w:val="28"/>
        </w:rPr>
      </w:pPr>
      <w:r>
        <w:rPr>
          <w:rFonts w:ascii="Times New Roman" w:hAnsi="Times New Roman" w:cs="Times New Roman"/>
          <w:color w:val="auto"/>
          <w:sz w:val="24"/>
        </w:rPr>
        <w:t xml:space="preserve">L’éditorialisation</w:t>
      </w:r>
      <w:r>
        <w:rPr>
          <w:rFonts w:ascii="Times New Roman" w:hAnsi="Times New Roman" w:cs="Times New Roman"/>
          <w:color w:val="auto"/>
          <w:sz w:val="28"/>
        </w:rPr>
      </w:r>
    </w:p>
    <w:p w14:paraId="0C891ADE" w14:textId="77777777">
      <w:pPr>
        <w:pBdr/>
        <w:spacing w:line="360" w:lineRule="auto"/>
        <w:ind/>
        <w:jc w:val="both"/>
        <w:rPr>
          <w:rFonts w:ascii="Times New Roman" w:hAnsi="Times New Roman" w:cs="Times New Roman"/>
          <w:sz w:val="24"/>
        </w:rPr>
      </w:pPr>
      <w:r>
        <w:rPr>
          <w:rFonts w:ascii="Times New Roman" w:hAnsi="Times New Roman" w:cs="Times New Roman"/>
          <w:sz w:val="24"/>
        </w:rPr>
        <w:t xml:space="preserve">L’éditorialisation des contenus</w:t>
      </w:r>
      <w:r>
        <w:rPr>
          <w:rFonts w:ascii="Times New Roman" w:hAnsi="Times New Roman" w:cs="Times New Roman"/>
          <w:sz w:val="24"/>
        </w:rPr>
        <w:t xml:space="preserve"> par le DPCN</w:t>
      </w:r>
      <w:r>
        <w:rPr>
          <w:rFonts w:ascii="Times New Roman" w:hAnsi="Times New Roman" w:cs="Times New Roman"/>
          <w:sz w:val="24"/>
        </w:rPr>
        <w:t xml:space="preserve"> est actuellement impossible sous XTF</w:t>
      </w:r>
      <w:r>
        <w:rPr>
          <w:rFonts w:ascii="Times New Roman" w:hAnsi="Times New Roman" w:cs="Times New Roman"/>
          <w:sz w:val="24"/>
        </w:rPr>
        <w:t xml:space="preserve"> sans une intervention du Département informatique technique</w:t>
      </w:r>
      <w:r>
        <w:rPr>
          <w:rFonts w:ascii="Times New Roman" w:hAnsi="Times New Roman" w:cs="Times New Roman"/>
          <w:sz w:val="24"/>
        </w:rPr>
        <w:t xml:space="preserve">.</w:t>
      </w:r>
      <w:r>
        <w:rPr>
          <w:rFonts w:ascii="Times New Roman" w:hAnsi="Times New Roman" w:cs="Times New Roman"/>
          <w:sz w:val="24"/>
        </w:rPr>
        <w:t xml:space="preserve"> L’absence d’outils d’éditorialisation empêche la création de corpus spécifiques et limite la finesse d’affichage</w:t>
      </w:r>
      <w:r>
        <w:rPr>
          <w:rStyle w:val="2140"/>
          <w:rFonts w:ascii="Times New Roman" w:hAnsi="Times New Roman" w:cs="Times New Roman"/>
          <w:sz w:val="24"/>
        </w:rPr>
        <w:footnoteReference w:id="19"/>
      </w:r>
      <w:r>
        <w:rPr>
          <w:rFonts w:ascii="Times New Roman" w:hAnsi="Times New Roman" w:cs="Times New Roman"/>
          <w:sz w:val="24"/>
        </w:rPr>
        <w:t xml:space="preserve">. L’éditorialisation résume donc à une présentation sommaire des corpus, une production de tables de matières et une structuration en collections chronologiques ou thématiques.</w:t>
      </w:r>
      <w:r>
        <w:rPr>
          <w:rFonts w:ascii="Times New Roman" w:hAnsi="Times New Roman" w:cs="Times New Roman"/>
          <w:sz w:val="24"/>
        </w:rPr>
      </w:r>
    </w:p>
    <w:p w14:paraId="02D865EF" w14:textId="77777777">
      <w:pPr>
        <w:pBdr/>
        <w:spacing w:after="0" w:line="360" w:lineRule="auto"/>
        <w:ind/>
        <w:jc w:val="both"/>
        <w:rPr>
          <w:rFonts w:ascii="Times New Roman" w:hAnsi="Times New Roman" w:cs="Times New Roman"/>
          <w:sz w:val="24"/>
        </w:rPr>
      </w:pPr>
      <w:r>
        <w:t xml:space="preserve"> </w:t>
      </w:r>
      <w:r>
        <w:rPr>
          <w:rFonts w:ascii="Times New Roman" w:hAnsi="Times New Roman" w:cs="Times New Roman"/>
          <w:sz w:val="24"/>
        </w:rPr>
        <w:t xml:space="preserve">Les utilisateurs qualifient l’organisation actuelle des collections de « casse-tête » chronophage</w:t>
      </w:r>
      <w:r>
        <w:rPr>
          <w:rStyle w:val="2140"/>
          <w:rFonts w:ascii="Times New Roman" w:hAnsi="Times New Roman" w:cs="Times New Roman"/>
          <w:sz w:val="24"/>
        </w:rPr>
        <w:footnoteReference w:id="20"/>
      </w:r>
      <w:r>
        <w:rPr>
          <w:rFonts w:ascii="Times New Roman" w:hAnsi="Times New Roman" w:cs="Times New Roman"/>
          <w:sz w:val="24"/>
        </w:rPr>
        <w:t xml:space="preserve">. Le mélange entre des collections thématiques et chronologiques n’est pas intui</w:t>
      </w:r>
      <w:r>
        <w:rPr>
          <w:rFonts w:ascii="Times New Roman" w:hAnsi="Times New Roman" w:cs="Times New Roman"/>
          <w:sz w:val="24"/>
        </w:rPr>
        <w:t xml:space="preserve">tif, et les vignettes présentes</w:t>
      </w:r>
      <w:r>
        <w:rPr>
          <w:rFonts w:ascii="Times New Roman" w:hAnsi="Times New Roman" w:cs="Times New Roman"/>
          <w:sz w:val="24"/>
        </w:rPr>
        <w:t xml:space="preserve"> sur la page d’accueil créent de fausses attentes quant à la précision des sources proposées</w:t>
      </w:r>
      <w:r>
        <w:rPr>
          <w:rStyle w:val="2140"/>
          <w:rFonts w:ascii="Times New Roman" w:hAnsi="Times New Roman" w:cs="Times New Roman"/>
          <w:sz w:val="24"/>
        </w:rPr>
        <w:footnoteReference w:id="21"/>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sz w:val="24"/>
        </w:rPr>
      </w:r>
    </w:p>
    <w:p w14:paraId="42CB268A"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w:t>
      </w:r>
      <w:r>
        <w:rPr>
          <w:rFonts w:ascii="Times New Roman" w:hAnsi="Times New Roman" w:cs="Times New Roman"/>
          <w:sz w:val="24"/>
        </w:rPr>
        <w:t xml:space="preserve">a bibliothèque numérique actuelle n’est pas rattachée aux canaux de communication existant dans la bibliothèque Cujas.</w:t>
      </w:r>
      <w:r>
        <w:rPr>
          <w:rFonts w:ascii="Times New Roman" w:hAnsi="Times New Roman" w:cs="Times New Roman"/>
          <w:sz w:val="24"/>
        </w:rPr>
        <w:t xml:space="preserve"> Actuellement, CujasNum ne partage aucune nouveauté concernant les numérisations misent en ligne sur le site, participant ainsi à son invisibilité auprès des utilisateurs</w:t>
      </w:r>
      <w:r>
        <w:rPr>
          <w:rStyle w:val="2140"/>
          <w:rFonts w:ascii="Times New Roman" w:hAnsi="Times New Roman" w:cs="Times New Roman"/>
          <w:sz w:val="24"/>
        </w:rPr>
        <w:footnoteReference w:id="22"/>
      </w:r>
      <w:r>
        <w:rPr>
          <w:rFonts w:ascii="Times New Roman" w:hAnsi="Times New Roman" w:cs="Times New Roman"/>
          <w:sz w:val="24"/>
        </w:rPr>
        <w:t xml:space="preserve">. </w:t>
      </w:r>
      <w:r>
        <w:rPr>
          <w:rFonts w:ascii="Times New Roman" w:hAnsi="Times New Roman" w:cs="Times New Roman"/>
          <w:sz w:val="24"/>
        </w:rPr>
        <w:t xml:space="preserve">Il existait auparavant</w:t>
      </w:r>
      <w:r>
        <w:rPr>
          <w:rFonts w:ascii="Times New Roman" w:hAnsi="Times New Roman" w:cs="Times New Roman"/>
          <w:sz w:val="24"/>
        </w:rPr>
        <w:t xml:space="preserve"> un bulletin de numérisation</w:t>
      </w:r>
      <w:r>
        <w:rPr>
          <w:rStyle w:val="2140"/>
          <w:rFonts w:ascii="Times New Roman" w:hAnsi="Times New Roman" w:cs="Times New Roman"/>
          <w:sz w:val="24"/>
        </w:rPr>
        <w:footnoteReference w:id="23"/>
      </w:r>
      <w:r>
        <w:rPr>
          <w:rFonts w:ascii="Times New Roman" w:hAnsi="Times New Roman" w:cs="Times New Roman"/>
          <w:sz w:val="24"/>
        </w:rPr>
        <w:t xml:space="preserve"> qui jouait ce rôle de communication avec les lecteurs mais qui a été arrêté au moment du COVID. </w:t>
      </w:r>
      <w:r>
        <w:rPr>
          <w:rFonts w:ascii="Times New Roman" w:hAnsi="Times New Roman" w:cs="Times New Roman"/>
          <w:sz w:val="24"/>
        </w:rPr>
        <w:t xml:space="preserve"> </w:t>
      </w:r>
      <w:r>
        <w:rPr>
          <w:rFonts w:ascii="Times New Roman" w:hAnsi="Times New Roman" w:cs="Times New Roman"/>
          <w:sz w:val="24"/>
        </w:rPr>
      </w:r>
    </w:p>
    <w:p w14:paraId="06925621"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L’intégration de collections d’autres bibliothèques numériques</w:t>
      </w:r>
      <w:r>
        <w:rPr>
          <w:rFonts w:ascii="Times New Roman" w:hAnsi="Times New Roman" w:cs="Times New Roman"/>
          <w:color w:val="auto"/>
          <w:sz w:val="24"/>
        </w:rPr>
      </w:r>
    </w:p>
    <w:p w14:paraId="36FED9E0" w14:textId="77777777">
      <w:pPr>
        <w:pBdr/>
        <w:spacing w:line="360" w:lineRule="auto"/>
        <w:ind/>
        <w:jc w:val="both"/>
        <w:rPr>
          <w:rFonts w:ascii="Times New Roman" w:hAnsi="Times New Roman" w:cs="Times New Roman"/>
          <w:sz w:val="24"/>
        </w:rPr>
      </w:pPr>
      <w:r>
        <w:rPr>
          <w:rFonts w:ascii="Times New Roman" w:hAnsi="Times New Roman" w:cs="Times New Roman"/>
          <w:sz w:val="24"/>
        </w:rPr>
        <w:t xml:space="preserve">L’infrastructure actuelle souffre d’un fort isol</w:t>
      </w:r>
      <w:r>
        <w:rPr>
          <w:rFonts w:ascii="Times New Roman" w:hAnsi="Times New Roman" w:cs="Times New Roman"/>
          <w:sz w:val="24"/>
        </w:rPr>
        <w:t xml:space="preserve">ement. Bien qu’il existe un partenariat de numérisation avec Persée pour les revues scientifiques et juridiques, les fichiers générés ne sont pas disponibles et ne peuvent actuellement pas être reversés ou rapatriés dans le système de la bibliothèque Cujas</w:t>
      </w:r>
      <w:r>
        <w:rPr>
          <w:rStyle w:val="2140"/>
          <w:rFonts w:ascii="Times New Roman" w:hAnsi="Times New Roman" w:cs="Times New Roman"/>
          <w:sz w:val="24"/>
        </w:rPr>
        <w:footnoteReference w:id="24"/>
      </w:r>
      <w:r>
        <w:rPr>
          <w:rFonts w:ascii="Times New Roman" w:hAnsi="Times New Roman" w:cs="Times New Roman"/>
          <w:sz w:val="24"/>
        </w:rPr>
        <w:t xml:space="preserve">. Il est également impossible de rapatrier les contenus numérisés et consultés massivement sur le portail de la BNF à cause des blocages architecturaux</w:t>
      </w:r>
      <w:r>
        <w:rPr>
          <w:rStyle w:val="2140"/>
          <w:rFonts w:ascii="Times New Roman" w:hAnsi="Times New Roman" w:cs="Times New Roman"/>
          <w:sz w:val="24"/>
        </w:rPr>
        <w:footnoteReference w:id="25"/>
      </w:r>
      <w:r>
        <w:rPr>
          <w:rFonts w:ascii="Times New Roman" w:hAnsi="Times New Roman" w:cs="Times New Roman"/>
          <w:sz w:val="24"/>
        </w:rPr>
        <w:t xml:space="preserve">.</w:t>
      </w:r>
      <w:r>
        <w:rPr>
          <w:rFonts w:ascii="Times New Roman" w:hAnsi="Times New Roman" w:cs="Times New Roman"/>
          <w:sz w:val="24"/>
        </w:rPr>
        <w:t xml:space="preserve"> Il n’est pas non plus possible de rapatrier dans la bibliothèque numérique un volume lacunaire qui aurait été numérisé par un autre établissement.</w:t>
      </w:r>
      <w:r>
        <w:rPr>
          <w:rFonts w:ascii="Times New Roman" w:hAnsi="Times New Roman" w:cs="Times New Roman"/>
          <w:sz w:val="24"/>
        </w:rPr>
      </w:r>
    </w:p>
    <w:p w14:paraId="69F92E74" w14:textId="77777777">
      <w:pPr>
        <w:pStyle w:val="2120"/>
        <w:numPr>
          <w:ilvl w:val="1"/>
          <w:numId w:val="3"/>
        </w:numPr>
        <w:pBdr/>
        <w:spacing w:line="360" w:lineRule="auto"/>
        <w:ind/>
        <w:rPr>
          <w:rFonts w:ascii="Times New Roman" w:hAnsi="Times New Roman" w:cs="Times New Roman"/>
          <w:color w:val="auto"/>
          <w:u w:val="single"/>
        </w:rPr>
      </w:pPr>
      <w:r/>
      <w:bookmarkStart w:id="21" w:name="_Toc235108050"/>
      <w:r>
        <w:rPr>
          <w:rFonts w:ascii="Times New Roman" w:hAnsi="Times New Roman" w:cs="Times New Roman"/>
          <w:color w:val="auto"/>
          <w:u w:val="single"/>
        </w:rPr>
        <w:t xml:space="preserve">Les propositions d’améliorations</w:t>
      </w:r>
      <w:r>
        <w:rPr>
          <w:rFonts w:ascii="Times New Roman" w:hAnsi="Times New Roman" w:cs="Times New Roman"/>
          <w:color w:val="auto"/>
          <w:u w:val="single"/>
        </w:rPr>
        <w:t xml:space="preserve"> des répondants</w:t>
      </w:r>
      <w:r>
        <w:rPr>
          <w:rFonts w:ascii="Times New Roman" w:hAnsi="Times New Roman" w:cs="Times New Roman"/>
          <w:color w:val="auto"/>
          <w:u w:val="single"/>
        </w:rPr>
        <w:t xml:space="preserve"> :</w:t>
      </w:r>
      <w:bookmarkEnd w:id="21"/>
      <w:r/>
      <w:r>
        <w:rPr>
          <w:rFonts w:ascii="Times New Roman" w:hAnsi="Times New Roman" w:cs="Times New Roman"/>
          <w:color w:val="auto"/>
          <w:u w:val="single"/>
        </w:rPr>
      </w:r>
    </w:p>
    <w:p w14:paraId="17780E4E"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La politique documentaire et la qualité scientifique des contenus</w:t>
      </w:r>
      <w:r>
        <w:rPr>
          <w:rFonts w:ascii="Times New Roman" w:hAnsi="Times New Roman" w:cs="Times New Roman"/>
          <w:color w:val="auto"/>
          <w:sz w:val="24"/>
        </w:rPr>
      </w:r>
    </w:p>
    <w:p w14:paraId="73C98AF8"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Pour pallier les manques actuels, il est recommandé de compléter les numérisations de la période 1800 à 1940, notamment pour les manuels de droit civil, de procédure et de droit commercial</w:t>
      </w:r>
      <w:r>
        <w:rPr>
          <w:rStyle w:val="2140"/>
          <w:rFonts w:ascii="Times New Roman" w:hAnsi="Times New Roman" w:cs="Times New Roman"/>
          <w:sz w:val="24"/>
        </w:rPr>
        <w:footnoteReference w:id="26"/>
      </w:r>
      <w:r>
        <w:rPr>
          <w:rFonts w:ascii="Times New Roman" w:hAnsi="Times New Roman" w:cs="Times New Roman"/>
          <w:sz w:val="24"/>
        </w:rPr>
        <w:t xml:space="preserve">. Il serai</w:t>
      </w:r>
      <w:r>
        <w:rPr>
          <w:rFonts w:ascii="Times New Roman" w:hAnsi="Times New Roman" w:cs="Times New Roman"/>
          <w:sz w:val="24"/>
        </w:rPr>
        <w:t xml:space="preserve">t également pertinent de numériser les différentes éditions successives d’un même ouvrage afin de permettre aux chercheurs de retracer l’évolution de la pensée d’un auteur au fil du temps. Pour piloter cette politique documentaire, la création d’un comité </w:t>
      </w:r>
      <w:r>
        <w:rPr>
          <w:rFonts w:ascii="Times New Roman" w:hAnsi="Times New Roman" w:cs="Times New Roman"/>
          <w:sz w:val="24"/>
        </w:rPr>
        <w:t xml:space="preserve">scientifique est suggérée pour établir les priorités de numérisation de façon collaborative comme ce fut le cas pour la liste Pfister-Roumy</w:t>
      </w:r>
      <w:r>
        <w:rPr>
          <w:rStyle w:val="2140"/>
          <w:rFonts w:ascii="Times New Roman" w:hAnsi="Times New Roman" w:cs="Times New Roman"/>
          <w:sz w:val="24"/>
        </w:rPr>
        <w:footnoteReference w:id="27"/>
      </w:r>
      <w:r>
        <w:rPr>
          <w:rFonts w:ascii="Times New Roman" w:hAnsi="Times New Roman" w:cs="Times New Roman"/>
          <w:sz w:val="24"/>
        </w:rPr>
        <w:t xml:space="preserve">. </w:t>
      </w:r>
      <w:r>
        <w:rPr>
          <w:rFonts w:ascii="Times New Roman" w:hAnsi="Times New Roman" w:cs="Times New Roman"/>
          <w:sz w:val="24"/>
        </w:rPr>
      </w:r>
    </w:p>
    <w:p w14:paraId="15E5349F"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La diversité des types de documents</w:t>
      </w:r>
      <w:r>
        <w:rPr>
          <w:rFonts w:ascii="Times New Roman" w:hAnsi="Times New Roman" w:cs="Times New Roman"/>
          <w:color w:val="auto"/>
          <w:sz w:val="24"/>
        </w:rPr>
      </w:r>
    </w:p>
    <w:p w14:paraId="15207A3A"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L’amélioration technique majeure attendue est la capacité d’accueillir de nouveaux types de documents</w:t>
      </w:r>
      <w:r>
        <w:rPr>
          <w:rFonts w:ascii="Times New Roman" w:hAnsi="Times New Roman" w:cs="Times New Roman"/>
          <w:sz w:val="24"/>
        </w:rPr>
        <w:t xml:space="preserve"> pour refléter la richesse des collections de Cujas</w:t>
      </w:r>
      <w:r>
        <w:rPr>
          <w:rStyle w:val="2140"/>
          <w:rFonts w:ascii="Times New Roman" w:hAnsi="Times New Roman" w:cs="Times New Roman"/>
          <w:sz w:val="24"/>
        </w:rPr>
        <w:footnoteReference w:id="28"/>
      </w:r>
      <w:r>
        <w:rPr>
          <w:rFonts w:ascii="Times New Roman" w:hAnsi="Times New Roman" w:cs="Times New Roman"/>
          <w:sz w:val="24"/>
        </w:rPr>
        <w:t xml:space="preserve">.</w:t>
      </w:r>
      <w:r>
        <w:rPr>
          <w:rFonts w:ascii="Times New Roman" w:hAnsi="Times New Roman" w:cs="Times New Roman"/>
          <w:sz w:val="24"/>
        </w:rPr>
        <w:t xml:space="preserve"> Le système devra impérativement prendre en charge : les revues et les périodiques ainsi que les images et l’iconographie et les archives</w:t>
      </w:r>
      <w:r>
        <w:rPr>
          <w:rStyle w:val="2140"/>
          <w:rFonts w:ascii="Times New Roman" w:hAnsi="Times New Roman" w:cs="Times New Roman"/>
          <w:sz w:val="24"/>
        </w:rPr>
        <w:footnoteReference w:id="29"/>
      </w:r>
      <w:r>
        <w:rPr>
          <w:rFonts w:ascii="Times New Roman" w:hAnsi="Times New Roman" w:cs="Times New Roman"/>
          <w:sz w:val="24"/>
        </w:rPr>
        <w:t xml:space="preserve">. Cela permettrait de mettre davantage en avant la richesse des collections de Cujas. Il s’agit d’un souhait évoqué par les chercheurs et les différents services de la bibliothèque.</w:t>
      </w:r>
      <w:r>
        <w:rPr>
          <w:rFonts w:ascii="Times New Roman" w:hAnsi="Times New Roman" w:cs="Times New Roman"/>
          <w:sz w:val="24"/>
        </w:rPr>
        <w:t xml:space="preserve"> </w:t>
      </w:r>
      <w:r>
        <w:rPr>
          <w:rFonts w:ascii="Times New Roman" w:hAnsi="Times New Roman" w:cs="Times New Roman"/>
          <w:sz w:val="24"/>
        </w:rPr>
      </w:r>
    </w:p>
    <w:p w14:paraId="19FDBAF8"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L’éditorialisation</w:t>
      </w:r>
      <w:r>
        <w:rPr>
          <w:rFonts w:ascii="Times New Roman" w:hAnsi="Times New Roman" w:cs="Times New Roman"/>
          <w:color w:val="auto"/>
          <w:sz w:val="24"/>
        </w:rPr>
      </w:r>
    </w:p>
    <w:p w14:paraId="35FA82E7"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C’est l’un des besoins les plus fortement exprimés pour redonner de la cohérence aux</w:t>
      </w:r>
      <w:r>
        <w:rPr>
          <w:rFonts w:ascii="Times New Roman" w:hAnsi="Times New Roman" w:cs="Times New Roman"/>
          <w:sz w:val="24"/>
        </w:rPr>
        <w:t xml:space="preserve"> collections. Il est préconisé d’ajouter des textes explicatifs et scientifiques pour justifier la logique de classification adoptée, évitant ainsi la confusion des utilisateurs face à des regroupements thématiques ou chronologiques d’apparence incohérente</w:t>
      </w:r>
      <w:r>
        <w:rPr>
          <w:rStyle w:val="2140"/>
          <w:rFonts w:ascii="Times New Roman" w:hAnsi="Times New Roman" w:cs="Times New Roman"/>
          <w:sz w:val="24"/>
        </w:rPr>
        <w:footnoteReference w:id="30"/>
      </w:r>
      <w:r>
        <w:rPr>
          <w:rFonts w:ascii="Times New Roman" w:hAnsi="Times New Roman" w:cs="Times New Roman"/>
          <w:sz w:val="24"/>
        </w:rPr>
        <w:t xml:space="preserve">. L’éditorialisation doit être pensée par des juristes pour des juristes, afin d’expliquer concrètement pourquoi un ouvrage est important pour l’histoire du droit</w:t>
      </w:r>
      <w:r>
        <w:rPr>
          <w:rStyle w:val="2140"/>
          <w:rFonts w:ascii="Times New Roman" w:hAnsi="Times New Roman" w:cs="Times New Roman"/>
          <w:sz w:val="24"/>
        </w:rPr>
        <w:footnoteReference w:id="31"/>
      </w:r>
      <w:r>
        <w:rPr>
          <w:rFonts w:ascii="Times New Roman" w:hAnsi="Times New Roman" w:cs="Times New Roman"/>
          <w:sz w:val="24"/>
        </w:rPr>
        <w:t xml:space="preserve">. Plusieurs formats sont proposés : </w:t>
      </w:r>
      <w:r>
        <w:rPr>
          <w:rFonts w:ascii="Times New Roman" w:hAnsi="Times New Roman" w:cs="Times New Roman"/>
          <w:sz w:val="24"/>
        </w:rPr>
      </w:r>
    </w:p>
    <w:p w14:paraId="667CA458"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 création de parcours thématiques guidés ou d’une « galerie des grands juristes »</w:t>
      </w:r>
      <w:r>
        <w:rPr>
          <w:rStyle w:val="2140"/>
          <w:rFonts w:ascii="Times New Roman" w:hAnsi="Times New Roman" w:cs="Times New Roman"/>
          <w:sz w:val="24"/>
        </w:rPr>
        <w:footnoteReference w:id="32"/>
      </w:r>
      <w:r>
        <w:rPr>
          <w:rFonts w:ascii="Times New Roman" w:hAnsi="Times New Roman" w:cs="Times New Roman"/>
          <w:sz w:val="24"/>
        </w:rPr>
        <w:t xml:space="preserve">, proposant des notices biographiques et des liens directs vers leurs œuvres</w:t>
      </w:r>
      <w:r>
        <w:rPr>
          <w:rStyle w:val="2140"/>
          <w:rFonts w:ascii="Times New Roman" w:hAnsi="Times New Roman" w:cs="Times New Roman"/>
          <w:sz w:val="24"/>
        </w:rPr>
        <w:footnoteReference w:id="33"/>
      </w:r>
      <w:r>
        <w:rPr>
          <w:rFonts w:ascii="Times New Roman" w:hAnsi="Times New Roman" w:cs="Times New Roman"/>
          <w:sz w:val="24"/>
        </w:rPr>
        <w:t xml:space="preserve">.</w:t>
      </w:r>
      <w:r>
        <w:rPr>
          <w:rFonts w:ascii="Times New Roman" w:hAnsi="Times New Roman" w:cs="Times New Roman"/>
          <w:sz w:val="24"/>
        </w:rPr>
      </w:r>
    </w:p>
    <w:p w14:paraId="56B9A84C"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L’intégration d’explications sur le contexte de publication (privilèges accordés, choix des éditeurs, évolution de la doctrine au fil des rééditions)</w:t>
      </w:r>
      <w:r>
        <w:rPr>
          <w:rStyle w:val="2140"/>
          <w:rFonts w:ascii="Times New Roman" w:hAnsi="Times New Roman" w:cs="Times New Roman"/>
          <w:sz w:val="24"/>
        </w:rPr>
        <w:footnoteReference w:id="34"/>
      </w:r>
      <w:r>
        <w:rPr>
          <w:rFonts w:ascii="Times New Roman" w:hAnsi="Times New Roman" w:cs="Times New Roman"/>
          <w:sz w:val="24"/>
        </w:rPr>
        <w:t xml:space="preserve">. </w:t>
      </w:r>
      <w:r>
        <w:rPr>
          <w:rFonts w:ascii="Times New Roman" w:hAnsi="Times New Roman" w:cs="Times New Roman"/>
          <w:sz w:val="24"/>
        </w:rPr>
      </w:r>
    </w:p>
    <w:p w14:paraId="2B7A4DC4"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L’organisation des contenues en sous-catégories claires et rationnelles (droit, doctrine, revues, jurisprudence)</w:t>
      </w:r>
      <w:r>
        <w:rPr>
          <w:rStyle w:val="2140"/>
          <w:rFonts w:ascii="Times New Roman" w:hAnsi="Times New Roman" w:cs="Times New Roman"/>
          <w:sz w:val="24"/>
        </w:rPr>
        <w:footnoteReference w:id="35"/>
      </w:r>
      <w:r>
        <w:rPr>
          <w:rFonts w:ascii="Times New Roman" w:hAnsi="Times New Roman" w:cs="Times New Roman"/>
          <w:sz w:val="24"/>
        </w:rPr>
        <w:t xml:space="preserve">.</w:t>
      </w:r>
      <w:r>
        <w:rPr>
          <w:rFonts w:ascii="Times New Roman" w:hAnsi="Times New Roman" w:cs="Times New Roman"/>
          <w:sz w:val="24"/>
        </w:rPr>
      </w:r>
    </w:p>
    <w:p w14:paraId="0E063019"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Les éléments de communication</w:t>
      </w:r>
      <w:r>
        <w:rPr>
          <w:rFonts w:ascii="Times New Roman" w:hAnsi="Times New Roman" w:cs="Times New Roman"/>
          <w:color w:val="auto"/>
          <w:sz w:val="24"/>
        </w:rPr>
        <w:t xml:space="preserve">.</w:t>
      </w:r>
      <w:r>
        <w:rPr>
          <w:rFonts w:ascii="Times New Roman" w:hAnsi="Times New Roman" w:cs="Times New Roman"/>
          <w:color w:val="auto"/>
          <w:sz w:val="24"/>
        </w:rPr>
      </w:r>
    </w:p>
    <w:p w14:paraId="1E6FE508"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Pour valoriser la bibliothèque numérique et accompagner ses publics, il est proposé de créer des supports explicatifs, comme des vidéos de présentation de corpus</w:t>
      </w:r>
      <w:r>
        <w:rPr>
          <w:rStyle w:val="2140"/>
          <w:rFonts w:ascii="Times New Roman" w:hAnsi="Times New Roman" w:cs="Times New Roman"/>
          <w:sz w:val="24"/>
        </w:rPr>
        <w:footnoteReference w:id="36"/>
      </w:r>
      <w:r>
        <w:rPr>
          <w:rFonts w:ascii="Times New Roman" w:hAnsi="Times New Roman" w:cs="Times New Roman"/>
          <w:sz w:val="24"/>
        </w:rPr>
        <w:t xml:space="preserve">. Proposer des retours d’expérience concrets (par exemple, un doctorant détaillant la procédure suivie pour prendre en </w:t>
      </w:r>
      <w:r>
        <w:rPr>
          <w:rFonts w:ascii="Times New Roman" w:hAnsi="Times New Roman" w:cs="Times New Roman"/>
          <w:sz w:val="24"/>
        </w:rPr>
        <w:t xml:space="preserve">main la bibliothèque afin de préparer son article) constituerait une excellente porte d’entrée pour transmettre des conseils d’utilisation (tips) aux nouveaux chercheurs</w:t>
      </w:r>
      <w:r>
        <w:rPr>
          <w:rStyle w:val="2140"/>
          <w:rFonts w:ascii="Times New Roman" w:hAnsi="Times New Roman" w:cs="Times New Roman"/>
          <w:sz w:val="24"/>
        </w:rPr>
        <w:footnoteReference w:id="37"/>
      </w:r>
      <w:r>
        <w:rPr>
          <w:rFonts w:ascii="Times New Roman" w:hAnsi="Times New Roman" w:cs="Times New Roman"/>
          <w:sz w:val="24"/>
        </w:rPr>
        <w:t xml:space="preserve">. L’ajout de tutoriels ou d</w:t>
      </w:r>
      <w:r>
        <w:rPr>
          <w:rFonts w:ascii="Times New Roman" w:hAnsi="Times New Roman" w:cs="Times New Roman"/>
          <w:sz w:val="24"/>
        </w:rPr>
        <w:t xml:space="preserve">e foire aux questions seraient une aide supplémentaire pour prendre en main la bibliothèque numérique pour les nouveaux utilisateurs ou mêmes les plus anciens afin d’avoir un document de référence lorsqu’ils sont confrontés à de nouveaux outils ou services</w:t>
      </w:r>
      <w:r>
        <w:rPr>
          <w:rStyle w:val="2140"/>
          <w:rFonts w:ascii="Times New Roman" w:hAnsi="Times New Roman" w:cs="Times New Roman"/>
          <w:sz w:val="24"/>
        </w:rPr>
        <w:footnoteReference w:id="38"/>
      </w:r>
      <w:r>
        <w:rPr>
          <w:rFonts w:ascii="Times New Roman" w:hAnsi="Times New Roman" w:cs="Times New Roman"/>
          <w:sz w:val="24"/>
        </w:rPr>
        <w:t xml:space="preserve">. </w:t>
      </w:r>
      <w:r>
        <w:rPr>
          <w:rFonts w:ascii="Times New Roman" w:hAnsi="Times New Roman" w:cs="Times New Roman"/>
          <w:sz w:val="24"/>
        </w:rPr>
      </w:r>
    </w:p>
    <w:p w14:paraId="45B2355A"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L’intégration de collections d’autres bibliothèques numériques</w:t>
      </w:r>
      <w:r>
        <w:rPr>
          <w:rFonts w:ascii="Times New Roman" w:hAnsi="Times New Roman" w:cs="Times New Roman"/>
          <w:color w:val="auto"/>
          <w:sz w:val="24"/>
        </w:rPr>
      </w:r>
    </w:p>
    <w:p w14:paraId="60B5A88B"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 </w:t>
      </w:r>
      <w:r>
        <w:rPr>
          <w:rFonts w:ascii="Times New Roman" w:hAnsi="Times New Roman" w:cs="Times New Roman"/>
          <w:sz w:val="24"/>
        </w:rPr>
        <w:t xml:space="preserve">bibliothèque numérique doit s’affranchir de son isolement actuel pour devenir un véritable portail interconnecté</w:t>
      </w:r>
      <w:r>
        <w:rPr>
          <w:rStyle w:val="2140"/>
          <w:rFonts w:ascii="Times New Roman" w:hAnsi="Times New Roman" w:cs="Times New Roman"/>
          <w:sz w:val="24"/>
        </w:rPr>
        <w:footnoteReference w:id="39"/>
      </w:r>
      <w:r>
        <w:rPr>
          <w:rFonts w:ascii="Times New Roman" w:hAnsi="Times New Roman" w:cs="Times New Roman"/>
          <w:sz w:val="24"/>
        </w:rPr>
        <w:t xml:space="preserve">. Plutôt que de numériser ce qui existe déjà, le nouveau système doit être en mesure de moissonner et rapatrier les données d’autres institutions, de créer des ponts et des liens externes vers des plateformes comme Persée ou Dalloz</w:t>
      </w:r>
      <w:r>
        <w:rPr>
          <w:rStyle w:val="2140"/>
          <w:rFonts w:ascii="Times New Roman" w:hAnsi="Times New Roman" w:cs="Times New Roman"/>
          <w:sz w:val="24"/>
        </w:rPr>
        <w:footnoteReference w:id="40"/>
      </w:r>
      <w:r>
        <w:rPr>
          <w:rFonts w:ascii="Times New Roman" w:hAnsi="Times New Roman" w:cs="Times New Roman"/>
          <w:sz w:val="24"/>
        </w:rPr>
        <w:t xml:space="preserve">. Elle doit pouvoir être capable de reconstituer virtuellement les corpus dispersés de la liste Pfister-Roumy</w:t>
      </w:r>
      <w:r>
        <w:rPr>
          <w:rStyle w:val="2140"/>
          <w:rFonts w:ascii="Times New Roman" w:hAnsi="Times New Roman" w:cs="Times New Roman"/>
          <w:sz w:val="24"/>
        </w:rPr>
        <w:footnoteReference w:id="41"/>
      </w:r>
      <w:r>
        <w:rPr>
          <w:rFonts w:ascii="Times New Roman" w:hAnsi="Times New Roman" w:cs="Times New Roman"/>
          <w:sz w:val="24"/>
        </w:rPr>
        <w:t xml:space="preserve">. </w:t>
      </w:r>
      <w:r>
        <w:rPr>
          <w:rFonts w:ascii="Times New Roman" w:hAnsi="Times New Roman" w:cs="Times New Roman"/>
          <w:sz w:val="24"/>
        </w:rPr>
      </w:r>
    </w:p>
    <w:p w14:paraId="340FB716" w14:textId="77777777">
      <w:pPr>
        <w:pStyle w:val="2119"/>
        <w:numPr>
          <w:ilvl w:val="0"/>
          <w:numId w:val="3"/>
        </w:numPr>
        <w:pBdr/>
        <w:spacing w:line="360" w:lineRule="auto"/>
        <w:ind/>
        <w:rPr>
          <w:rFonts w:ascii="Times New Roman" w:hAnsi="Times New Roman" w:cs="Times New Roman"/>
          <w:b/>
          <w:color w:val="auto"/>
        </w:rPr>
      </w:pPr>
      <w:r/>
      <w:bookmarkStart w:id="22" w:name="_Toc235108051"/>
      <w:r>
        <w:rPr>
          <w:rFonts w:ascii="Times New Roman" w:hAnsi="Times New Roman" w:cs="Times New Roman"/>
          <w:b/>
          <w:color w:val="auto"/>
        </w:rPr>
        <w:t xml:space="preserve">Les publics :</w:t>
      </w:r>
      <w:bookmarkEnd w:id="22"/>
      <w:r/>
      <w:r>
        <w:rPr>
          <w:rFonts w:ascii="Times New Roman" w:hAnsi="Times New Roman" w:cs="Times New Roman"/>
          <w:b/>
          <w:color w:val="auto"/>
        </w:rPr>
      </w:r>
    </w:p>
    <w:p w14:paraId="59EF919F" w14:textId="77777777">
      <w:pPr>
        <w:pStyle w:val="2120"/>
        <w:numPr>
          <w:ilvl w:val="1"/>
          <w:numId w:val="3"/>
        </w:numPr>
        <w:pBdr/>
        <w:spacing w:line="360" w:lineRule="auto"/>
        <w:ind/>
        <w:rPr>
          <w:rFonts w:ascii="Times New Roman" w:hAnsi="Times New Roman" w:cs="Times New Roman"/>
          <w:color w:val="auto"/>
          <w:u w:val="single"/>
        </w:rPr>
      </w:pPr>
      <w:r/>
      <w:bookmarkStart w:id="23" w:name="_Toc235108052"/>
      <w:r>
        <w:rPr>
          <w:rFonts w:ascii="Times New Roman" w:hAnsi="Times New Roman" w:cs="Times New Roman"/>
          <w:color w:val="auto"/>
          <w:u w:val="single"/>
        </w:rPr>
        <w:t xml:space="preserve">L’analyse de l’existant :</w:t>
      </w:r>
      <w:bookmarkEnd w:id="23"/>
      <w:r/>
      <w:r>
        <w:rPr>
          <w:rFonts w:ascii="Times New Roman" w:hAnsi="Times New Roman" w:cs="Times New Roman"/>
          <w:color w:val="auto"/>
          <w:u w:val="single"/>
        </w:rPr>
      </w:r>
    </w:p>
    <w:p w14:paraId="56B2574E"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Les profils des utilisateurs</w:t>
      </w:r>
      <w:r>
        <w:rPr>
          <w:rFonts w:ascii="Times New Roman" w:hAnsi="Times New Roman" w:cs="Times New Roman"/>
          <w:color w:val="auto"/>
          <w:sz w:val="24"/>
        </w:rPr>
      </w:r>
    </w:p>
    <w:p w14:paraId="12CC1D50"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A l’origine de la création de CujasNum, le public cible que la direction en tête était les chercheurs. Cujas étant une bibliothèque de recherche, </w:t>
      </w:r>
      <w:r>
        <w:rPr>
          <w:rFonts w:ascii="Times New Roman" w:hAnsi="Times New Roman" w:cs="Times New Roman"/>
          <w:sz w:val="24"/>
        </w:rPr>
        <w:t xml:space="preserve">l</w:t>
      </w:r>
      <w:r>
        <w:rPr>
          <w:rFonts w:ascii="Times New Roman" w:hAnsi="Times New Roman" w:cs="Times New Roman"/>
          <w:sz w:val="24"/>
        </w:rPr>
        <w:t xml:space="preserve">a bibliothèque numérique a donc été développé</w:t>
      </w:r>
      <w:r>
        <w:rPr>
          <w:rFonts w:ascii="Times New Roman" w:hAnsi="Times New Roman" w:cs="Times New Roman"/>
          <w:sz w:val="24"/>
        </w:rPr>
        <w:t xml:space="preserve">e</w:t>
      </w:r>
      <w:r>
        <w:rPr>
          <w:rFonts w:ascii="Times New Roman" w:hAnsi="Times New Roman" w:cs="Times New Roman"/>
          <w:sz w:val="24"/>
        </w:rPr>
        <w:t xml:space="preserve"> pour répondre à leurs besoins</w:t>
      </w:r>
      <w:r>
        <w:rPr>
          <w:rStyle w:val="2140"/>
          <w:rFonts w:ascii="Times New Roman" w:hAnsi="Times New Roman" w:cs="Times New Roman"/>
          <w:sz w:val="24"/>
        </w:rPr>
        <w:footnoteReference w:id="42"/>
      </w:r>
      <w:r>
        <w:rPr>
          <w:rFonts w:ascii="Times New Roman" w:hAnsi="Times New Roman" w:cs="Times New Roman"/>
          <w:sz w:val="24"/>
        </w:rPr>
        <w:t xml:space="preserve">.</w:t>
      </w:r>
      <w:r>
        <w:rPr>
          <w:rFonts w:ascii="Times New Roman" w:hAnsi="Times New Roman" w:cs="Times New Roman"/>
          <w:sz w:val="24"/>
        </w:rPr>
      </w:r>
    </w:p>
    <w:p w14:paraId="3B8D2E99"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Au fil du temps, le public consultant la bibliothèque numérique s’est étoffé d’autres visiteurs comme les doctorants et les étudiants en droit et en histoire du droit. Les résultats de l’enquête vont dans ce sens aussi. </w:t>
      </w:r>
      <w:r>
        <w:rPr>
          <w:rFonts w:ascii="Times New Roman" w:hAnsi="Times New Roman" w:cs="Times New Roman"/>
          <w:sz w:val="24"/>
        </w:rPr>
        <w:t xml:space="preserve">1</w:t>
      </w:r>
      <w:r>
        <w:rPr>
          <w:rFonts w:ascii="Times New Roman" w:hAnsi="Times New Roman" w:cs="Times New Roman"/>
          <w:sz w:val="24"/>
        </w:rPr>
        <w:t xml:space="preserve">8.52% </w:t>
      </w:r>
      <w:r>
        <w:rPr>
          <w:rFonts w:ascii="Times New Roman" w:hAnsi="Times New Roman" w:cs="Times New Roman"/>
          <w:sz w:val="24"/>
        </w:rPr>
        <w:t xml:space="preserve">des répondants </w:t>
      </w:r>
      <w:r>
        <w:rPr>
          <w:rFonts w:ascii="Times New Roman" w:hAnsi="Times New Roman" w:cs="Times New Roman"/>
          <w:sz w:val="24"/>
        </w:rPr>
        <w:t xml:space="preserve">sont étudiants, 19.75% des enseignants ou des chercheurs, 32.10% des professionnels de l’information et des bibliothèques, </w:t>
      </w:r>
      <w:r>
        <w:rPr>
          <w:rFonts w:ascii="Times New Roman" w:hAnsi="Times New Roman" w:cs="Times New Roman"/>
          <w:sz w:val="24"/>
        </w:rPr>
        <w:t xml:space="preserve">et </w:t>
      </w:r>
      <w:r>
        <w:rPr>
          <w:rFonts w:ascii="Times New Roman" w:hAnsi="Times New Roman" w:cs="Times New Roman"/>
          <w:sz w:val="24"/>
        </w:rPr>
        <w:t xml:space="preserve">9.88% </w:t>
      </w:r>
      <w:r>
        <w:rPr>
          <w:rFonts w:ascii="Times New Roman" w:hAnsi="Times New Roman" w:cs="Times New Roman"/>
          <w:sz w:val="24"/>
        </w:rPr>
        <w:t xml:space="preserve">des doctorants. L</w:t>
      </w:r>
      <w:r>
        <w:rPr>
          <w:rFonts w:ascii="Times New Roman" w:hAnsi="Times New Roman" w:cs="Times New Roman"/>
          <w:sz w:val="24"/>
        </w:rPr>
        <w:t xml:space="preserve">es professionnels du droit ne représentent à ce jour que 2.47%</w:t>
      </w:r>
      <w:r>
        <w:rPr>
          <w:rFonts w:ascii="Times New Roman" w:hAnsi="Times New Roman" w:cs="Times New Roman"/>
          <w:sz w:val="24"/>
        </w:rPr>
        <w:t xml:space="preserve"> des répondants</w:t>
      </w:r>
      <w:r>
        <w:rPr>
          <w:rStyle w:val="2140"/>
          <w:rFonts w:ascii="Times New Roman" w:hAnsi="Times New Roman" w:cs="Times New Roman"/>
          <w:sz w:val="24"/>
        </w:rPr>
        <w:footnoteReference w:id="43"/>
      </w:r>
      <w:r>
        <w:rPr>
          <w:rFonts w:ascii="Times New Roman" w:hAnsi="Times New Roman" w:cs="Times New Roman"/>
          <w:sz w:val="24"/>
        </w:rPr>
        <w:t xml:space="preserve">. </w:t>
      </w:r>
      <w:r>
        <w:rPr>
          <w:rFonts w:ascii="Times New Roman" w:hAnsi="Times New Roman" w:cs="Times New Roman"/>
          <w:sz w:val="24"/>
        </w:rPr>
      </w:r>
    </w:p>
    <w:p w14:paraId="324187B0"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Une grande partie</w:t>
      </w:r>
      <w:r>
        <w:rPr>
          <w:rFonts w:ascii="Times New Roman" w:hAnsi="Times New Roman" w:cs="Times New Roman"/>
          <w:sz w:val="24"/>
        </w:rPr>
        <w:t xml:space="preserve"> du public est spécialisé en droit (43.10%)</w:t>
      </w:r>
      <w:r>
        <w:rPr>
          <w:rFonts w:ascii="Times New Roman" w:hAnsi="Times New Roman" w:cs="Times New Roman"/>
          <w:sz w:val="24"/>
        </w:rPr>
        <w:t xml:space="preserve">, mais on</w:t>
      </w:r>
      <w:r>
        <w:rPr>
          <w:rFonts w:ascii="Times New Roman" w:hAnsi="Times New Roman" w:cs="Times New Roman"/>
          <w:sz w:val="24"/>
        </w:rPr>
        <w:t xml:space="preserve"> observe que le reste de l’audience se divise en plusieurs </w:t>
      </w:r>
      <w:r>
        <w:rPr>
          <w:rFonts w:ascii="Times New Roman" w:hAnsi="Times New Roman" w:cs="Times New Roman"/>
          <w:sz w:val="24"/>
        </w:rPr>
        <w:t xml:space="preserve">domaines de spécialité dont deux relativement proches. L</w:t>
      </w:r>
      <w:r>
        <w:rPr>
          <w:rFonts w:ascii="Times New Roman" w:hAnsi="Times New Roman" w:cs="Times New Roman"/>
          <w:sz w:val="24"/>
        </w:rPr>
        <w:t xml:space="preserve">es spécialistes de l’histoire du droit (9.88%</w:t>
      </w:r>
      <w:r>
        <w:rPr>
          <w:rFonts w:ascii="Times New Roman" w:hAnsi="Times New Roman" w:cs="Times New Roman"/>
          <w:sz w:val="24"/>
        </w:rPr>
        <w:t xml:space="preserve"> des répondants) et</w:t>
      </w:r>
      <w:r>
        <w:rPr>
          <w:rFonts w:ascii="Times New Roman" w:hAnsi="Times New Roman" w:cs="Times New Roman"/>
          <w:sz w:val="24"/>
        </w:rPr>
        <w:t xml:space="preserve"> les spécialistes en histoire</w:t>
      </w:r>
      <w:r>
        <w:rPr>
          <w:rFonts w:ascii="Times New Roman" w:hAnsi="Times New Roman" w:cs="Times New Roman"/>
          <w:sz w:val="24"/>
        </w:rPr>
        <w:t xml:space="preserve"> (</w:t>
      </w:r>
      <w:r>
        <w:rPr>
          <w:rFonts w:ascii="Times New Roman" w:hAnsi="Times New Roman" w:cs="Times New Roman"/>
          <w:sz w:val="24"/>
        </w:rPr>
        <w:t xml:space="preserve">8.64%</w:t>
      </w:r>
      <w:r>
        <w:rPr>
          <w:rFonts w:ascii="Times New Roman" w:hAnsi="Times New Roman" w:cs="Times New Roman"/>
          <w:sz w:val="24"/>
        </w:rPr>
        <w:t xml:space="preserve"> des répondants)</w:t>
      </w:r>
      <w:r>
        <w:rPr>
          <w:rFonts w:ascii="Times New Roman" w:hAnsi="Times New Roman" w:cs="Times New Roman"/>
          <w:sz w:val="24"/>
        </w:rPr>
        <w:t xml:space="preserve">. </w:t>
      </w:r>
      <w:r>
        <w:rPr>
          <w:rFonts w:ascii="Times New Roman" w:hAnsi="Times New Roman" w:cs="Times New Roman"/>
          <w:sz w:val="24"/>
        </w:rPr>
        <w:t xml:space="preserve">Ils</w:t>
      </w:r>
      <w:r>
        <w:rPr>
          <w:rFonts w:ascii="Times New Roman" w:hAnsi="Times New Roman" w:cs="Times New Roman"/>
          <w:sz w:val="24"/>
        </w:rPr>
        <w:t xml:space="preserve"> sont </w:t>
      </w:r>
      <w:r>
        <w:rPr>
          <w:rFonts w:ascii="Times New Roman" w:hAnsi="Times New Roman" w:cs="Times New Roman"/>
          <w:sz w:val="24"/>
        </w:rPr>
        <w:t xml:space="preserve">suivis</w:t>
      </w:r>
      <w:r>
        <w:rPr>
          <w:rFonts w:ascii="Times New Roman" w:hAnsi="Times New Roman" w:cs="Times New Roman"/>
          <w:sz w:val="24"/>
        </w:rPr>
        <w:t xml:space="preserve"> de près </w:t>
      </w:r>
      <w:r>
        <w:rPr>
          <w:rFonts w:ascii="Times New Roman" w:hAnsi="Times New Roman" w:cs="Times New Roman"/>
          <w:sz w:val="24"/>
        </w:rPr>
        <w:t xml:space="preserve">par les historiens</w:t>
      </w:r>
      <w:r>
        <w:rPr>
          <w:rFonts w:ascii="Times New Roman" w:hAnsi="Times New Roman" w:cs="Times New Roman"/>
          <w:sz w:val="24"/>
        </w:rPr>
        <w:t xml:space="preserve"> du livre ou de l’édition (7.41%). Une </w:t>
      </w:r>
      <w:r>
        <w:rPr>
          <w:rFonts w:ascii="Times New Roman" w:hAnsi="Times New Roman" w:cs="Times New Roman"/>
          <w:sz w:val="24"/>
        </w:rPr>
        <w:t xml:space="preserve">minorité </w:t>
      </w:r>
      <w:r>
        <w:rPr>
          <w:rFonts w:ascii="Times New Roman" w:hAnsi="Times New Roman" w:cs="Times New Roman"/>
          <w:sz w:val="24"/>
        </w:rPr>
        <w:t xml:space="preserve">de répondants ont pour domaine de spécialité l’économie ou la statistique</w:t>
      </w:r>
      <w:r>
        <w:rPr>
          <w:rFonts w:ascii="Times New Roman" w:hAnsi="Times New Roman" w:cs="Times New Roman"/>
          <w:sz w:val="24"/>
        </w:rPr>
        <w:t xml:space="preserve"> (2.47%)</w:t>
      </w:r>
      <w:r>
        <w:rPr>
          <w:rFonts w:ascii="Times New Roman" w:hAnsi="Times New Roman" w:cs="Times New Roman"/>
          <w:sz w:val="24"/>
        </w:rPr>
        <w:t xml:space="preserve">. </w:t>
      </w:r>
      <w:r>
        <w:rPr>
          <w:rFonts w:ascii="Times New Roman" w:hAnsi="Times New Roman" w:cs="Times New Roman"/>
          <w:sz w:val="24"/>
        </w:rPr>
        <w:t xml:space="preserve">7.4% </w:t>
      </w:r>
      <w:r>
        <w:rPr>
          <w:rFonts w:ascii="Times New Roman" w:hAnsi="Times New Roman" w:cs="Times New Roman"/>
          <w:sz w:val="24"/>
        </w:rPr>
        <w:t xml:space="preserve">ont une autre spécialité</w:t>
      </w:r>
      <w:r>
        <w:rPr>
          <w:rStyle w:val="2140"/>
          <w:rFonts w:ascii="Times New Roman" w:hAnsi="Times New Roman" w:cs="Times New Roman"/>
          <w:sz w:val="24"/>
        </w:rPr>
        <w:footnoteReference w:id="44"/>
      </w:r>
      <w:r>
        <w:rPr>
          <w:rFonts w:ascii="Times New Roman" w:hAnsi="Times New Roman" w:cs="Times New Roman"/>
          <w:sz w:val="24"/>
        </w:rPr>
        <w:t xml:space="preserve">.</w:t>
      </w:r>
      <w:r>
        <w:rPr>
          <w:rFonts w:ascii="Times New Roman" w:hAnsi="Times New Roman" w:cs="Times New Roman"/>
          <w:sz w:val="24"/>
        </w:rPr>
      </w:r>
    </w:p>
    <w:p w14:paraId="16FF3831"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La fréquentation</w:t>
      </w:r>
      <w:r>
        <w:rPr>
          <w:rFonts w:ascii="Times New Roman" w:hAnsi="Times New Roman" w:cs="Times New Roman"/>
          <w:color w:val="auto"/>
          <w:sz w:val="24"/>
        </w:rPr>
      </w:r>
    </w:p>
    <w:p w14:paraId="581B6DB1"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L’attrait des chercheurs pour la bibliothèque numérique de Cujas vient de la richesse de ses collections, principalement en histoire du droit. Les chercheurs apprécient de la consulter, car ils ont accès à des documents </w:t>
      </w:r>
      <w:r>
        <w:rPr>
          <w:rFonts w:ascii="Times New Roman" w:hAnsi="Times New Roman" w:cs="Times New Roman"/>
          <w:sz w:val="24"/>
        </w:rPr>
        <w:t xml:space="preserve">qu’il leur serai</w:t>
      </w:r>
      <w:r>
        <w:rPr>
          <w:rFonts w:ascii="Times New Roman" w:hAnsi="Times New Roman" w:cs="Times New Roman"/>
          <w:sz w:val="24"/>
        </w:rPr>
        <w:t xml:space="preserve">t compliqué ou fastidieux </w:t>
      </w:r>
      <w:r>
        <w:rPr>
          <w:rFonts w:ascii="Times New Roman" w:hAnsi="Times New Roman" w:cs="Times New Roman"/>
          <w:sz w:val="24"/>
        </w:rPr>
        <w:t xml:space="preserve">de trouver et consulter sans elle</w:t>
      </w:r>
      <w:r>
        <w:rPr>
          <w:rStyle w:val="2140"/>
          <w:rFonts w:ascii="Times New Roman" w:hAnsi="Times New Roman" w:cs="Times New Roman"/>
          <w:sz w:val="24"/>
        </w:rPr>
        <w:footnoteReference w:id="45"/>
      </w:r>
      <w:r>
        <w:rPr>
          <w:rFonts w:ascii="Times New Roman" w:hAnsi="Times New Roman" w:cs="Times New Roman"/>
          <w:sz w:val="24"/>
        </w:rPr>
        <w:t xml:space="preserve">.</w:t>
      </w:r>
      <w:r>
        <w:rPr>
          <w:rFonts w:ascii="Times New Roman" w:hAnsi="Times New Roman" w:cs="Times New Roman"/>
          <w:sz w:val="24"/>
        </w:rPr>
      </w:r>
    </w:p>
    <w:p w14:paraId="2F4BFA7D"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Les chercheurs privilégient une bibliothèque numérique à une autre en raison de son programme de numérisation. Ils savent que lorsqu’ils consultent les collections de Cujas ils trouveront principalement les sources de droit</w:t>
      </w:r>
      <w:r>
        <w:rPr>
          <w:rFonts w:ascii="Times New Roman" w:hAnsi="Times New Roman" w:cs="Times New Roman"/>
          <w:sz w:val="24"/>
        </w:rPr>
        <w:t xml:space="preserve"> : le contenu de CujasNum est donc bien identifié par ses lecteurs</w:t>
      </w:r>
      <w:r>
        <w:rPr>
          <w:rStyle w:val="2140"/>
          <w:rFonts w:ascii="Times New Roman" w:hAnsi="Times New Roman" w:cs="Times New Roman"/>
          <w:sz w:val="24"/>
        </w:rPr>
        <w:footnoteReference w:id="46"/>
      </w:r>
      <w:r>
        <w:rPr>
          <w:rFonts w:ascii="Times New Roman" w:hAnsi="Times New Roman" w:cs="Times New Roman"/>
          <w:sz w:val="24"/>
        </w:rPr>
        <w:t xml:space="preserve">. </w:t>
      </w:r>
      <w:r>
        <w:rPr>
          <w:rFonts w:ascii="Times New Roman" w:hAnsi="Times New Roman" w:cs="Times New Roman"/>
          <w:sz w:val="24"/>
        </w:rPr>
      </w:r>
    </w:p>
    <w:p w14:paraId="10D5696D" w14:textId="77777777">
      <w:pPr>
        <w:pStyle w:val="2121"/>
        <w:numPr>
          <w:ilvl w:val="2"/>
          <w:numId w:val="3"/>
        </w:numPr>
        <w:pBdr/>
        <w:spacing w:line="360" w:lineRule="auto"/>
        <w:ind/>
        <w:rPr>
          <w:rFonts w:ascii="Times New Roman" w:hAnsi="Times New Roman" w:cs="Times New Roman"/>
          <w:color w:val="auto"/>
          <w:sz w:val="24"/>
        </w:rPr>
      </w:pPr>
      <w:r>
        <w:rPr>
          <w:rFonts w:ascii="Times New Roman" w:hAnsi="Times New Roman" w:cs="Times New Roman"/>
          <w:color w:val="auto"/>
          <w:sz w:val="24"/>
        </w:rPr>
        <w:t xml:space="preserve">Les statistiques de consultation</w:t>
      </w:r>
      <w:r>
        <w:rPr>
          <w:rFonts w:ascii="Times New Roman" w:hAnsi="Times New Roman" w:cs="Times New Roman"/>
          <w:color w:val="auto"/>
          <w:sz w:val="24"/>
        </w:rPr>
      </w:r>
    </w:p>
    <w:p w14:paraId="663A302B"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 bibliothèque numérique a perdu en visibilité. Cette cause est liée à plusieurs facteurs. Il se trouve qu’on la voit difficilement sur la page d’accueil du site de Cujas</w:t>
      </w:r>
      <w:r>
        <w:rPr>
          <w:rStyle w:val="2140"/>
          <w:rFonts w:ascii="Times New Roman" w:hAnsi="Times New Roman" w:cs="Times New Roman"/>
          <w:sz w:val="24"/>
        </w:rPr>
        <w:footnoteReference w:id="47"/>
      </w:r>
      <w:r>
        <w:rPr>
          <w:rFonts w:ascii="Times New Roman" w:hAnsi="Times New Roman" w:cs="Times New Roman"/>
          <w:sz w:val="24"/>
        </w:rPr>
        <w:t xml:space="preserve">. On est obligé de faire défiler la page pour la trouver</w:t>
      </w:r>
      <w:r>
        <w:rPr>
          <w:rFonts w:ascii="Times New Roman" w:hAnsi="Times New Roman" w:cs="Times New Roman"/>
          <w:sz w:val="24"/>
        </w:rPr>
        <w:t xml:space="preserve"> et elle n’apparait pas dans les onglets du site de la bibliothèque Cujas</w:t>
      </w:r>
      <w:r>
        <w:rPr>
          <w:rStyle w:val="2140"/>
          <w:rFonts w:ascii="Times New Roman" w:hAnsi="Times New Roman" w:cs="Times New Roman"/>
          <w:sz w:val="24"/>
        </w:rPr>
        <w:footnoteReference w:id="48"/>
      </w:r>
      <w:r>
        <w:rPr>
          <w:rFonts w:ascii="Times New Roman" w:hAnsi="Times New Roman" w:cs="Times New Roman"/>
          <w:sz w:val="24"/>
        </w:rPr>
        <w:t xml:space="preserve">. Lorsque l’on fait une recherche dans un moteur de recherche comme celui de Google, le PageRank est mauvais. La recherche d’un titre n’arrive « qu’en cinquième ou sixième pages de résultats »</w:t>
      </w:r>
      <w:r>
        <w:rPr>
          <w:rStyle w:val="2140"/>
          <w:rFonts w:ascii="Times New Roman" w:hAnsi="Times New Roman" w:cs="Times New Roman"/>
          <w:sz w:val="24"/>
        </w:rPr>
        <w:footnoteReference w:id="49"/>
      </w:r>
      <w:r>
        <w:rPr>
          <w:rFonts w:ascii="Times New Roman" w:hAnsi="Times New Roman" w:cs="Times New Roman"/>
          <w:sz w:val="24"/>
        </w:rPr>
        <w:t xml:space="preserve">. </w:t>
      </w:r>
      <w:r>
        <w:rPr>
          <w:rFonts w:ascii="Times New Roman" w:hAnsi="Times New Roman" w:cs="Times New Roman"/>
          <w:sz w:val="24"/>
        </w:rPr>
      </w:r>
    </w:p>
    <w:p w14:paraId="6156DCF4" w14:textId="77777777">
      <w:pPr>
        <w:pStyle w:val="2120"/>
        <w:numPr>
          <w:ilvl w:val="1"/>
          <w:numId w:val="3"/>
        </w:numPr>
        <w:pBdr/>
        <w:spacing w:line="360" w:lineRule="auto"/>
        <w:ind/>
        <w:rPr>
          <w:rFonts w:ascii="Times New Roman" w:hAnsi="Times New Roman" w:cs="Times New Roman"/>
          <w:sz w:val="26"/>
          <w:szCs w:val="26"/>
          <w:u w:val="single"/>
        </w:rPr>
      </w:pPr>
      <w:r/>
      <w:bookmarkStart w:id="24" w:name="_Toc235108053"/>
      <w:r>
        <w:rPr>
          <w:rFonts w:ascii="Times New Roman" w:hAnsi="Times New Roman" w:cs="Times New Roman"/>
          <w:color w:val="auto"/>
          <w:sz w:val="26"/>
          <w:szCs w:val="26"/>
          <w:u w:val="single"/>
        </w:rPr>
        <w:t xml:space="preserve">Les propositions d’améliorations</w:t>
      </w:r>
      <w:r>
        <w:rPr>
          <w:rFonts w:ascii="Times New Roman" w:hAnsi="Times New Roman" w:cs="Times New Roman"/>
          <w:color w:val="auto"/>
          <w:sz w:val="26"/>
          <w:szCs w:val="26"/>
          <w:u w:val="single"/>
        </w:rPr>
        <w:t xml:space="preserve"> des répondants</w:t>
      </w:r>
      <w:bookmarkEnd w:id="24"/>
      <w:r/>
      <w:r>
        <w:rPr>
          <w:rFonts w:ascii="Times New Roman" w:hAnsi="Times New Roman" w:cs="Times New Roman"/>
          <w:sz w:val="26"/>
          <w:szCs w:val="26"/>
          <w:u w:val="single"/>
        </w:rPr>
      </w:r>
    </w:p>
    <w:p w14:paraId="5C6755BB"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Les différents services de la bib</w:t>
      </w:r>
      <w:r>
        <w:rPr>
          <w:rFonts w:ascii="Times New Roman" w:hAnsi="Times New Roman" w:cs="Times New Roman"/>
          <w:sz w:val="24"/>
        </w:rPr>
        <w:t xml:space="preserve">liothèque se retrouvent autour de l’importance d’élargir le public cible de la future bibliothèque numérique et de ne plus se cantonner uniquement à celui des chercheurs. Il est primordial pour la bibliothèque d’intégrer dans le public visé le grand public</w:t>
      </w:r>
      <w:r>
        <w:rPr>
          <w:rStyle w:val="2140"/>
          <w:rFonts w:ascii="Times New Roman" w:hAnsi="Times New Roman" w:cs="Times New Roman"/>
          <w:sz w:val="24"/>
        </w:rPr>
        <w:footnoteReference w:id="50"/>
      </w:r>
      <w:r>
        <w:rPr>
          <w:rFonts w:ascii="Times New Roman" w:hAnsi="Times New Roman" w:cs="Times New Roman"/>
          <w:sz w:val="24"/>
        </w:rPr>
        <w:t xml:space="preserve">. En élargissant son public, celui lui permettrait de répondre à son objectif qui est </w:t>
      </w:r>
      <w:r>
        <w:rPr>
          <w:rFonts w:ascii="Times New Roman" w:hAnsi="Times New Roman" w:cs="Times New Roman"/>
          <w:sz w:val="24"/>
        </w:rPr>
        <w:t xml:space="preserve">de rendre la bibliothèque à terme capable d’agréger le contenu d’autres bibliothèques politiques ou juridiques devenant ainsi une plateforme pour les bibliothèques de droit</w:t>
      </w:r>
      <w:r>
        <w:rPr>
          <w:rStyle w:val="2140"/>
          <w:rFonts w:ascii="Times New Roman" w:hAnsi="Times New Roman" w:cs="Times New Roman"/>
          <w:sz w:val="24"/>
        </w:rPr>
        <w:footnoteReference w:id="51"/>
      </w:r>
      <w:r>
        <w:rPr>
          <w:rFonts w:ascii="Times New Roman" w:hAnsi="Times New Roman" w:cs="Times New Roman"/>
          <w:sz w:val="24"/>
        </w:rPr>
        <w:t xml:space="preserve">. Dans un objectif à long terme, Cujas aimerait devenir une alternative et un pôle de référence pour les juristes</w:t>
      </w:r>
      <w:r>
        <w:rPr>
          <w:rStyle w:val="2140"/>
          <w:rFonts w:ascii="Times New Roman" w:hAnsi="Times New Roman" w:cs="Times New Roman"/>
          <w:sz w:val="24"/>
        </w:rPr>
        <w:footnoteReference w:id="52"/>
      </w:r>
      <w:r>
        <w:rPr>
          <w:rFonts w:ascii="Times New Roman" w:hAnsi="Times New Roman" w:cs="Times New Roman"/>
          <w:sz w:val="24"/>
        </w:rPr>
        <w:t xml:space="preserve">. </w:t>
      </w:r>
      <w:r>
        <w:rPr>
          <w:rFonts w:ascii="Times New Roman" w:hAnsi="Times New Roman" w:cs="Times New Roman"/>
          <w:sz w:val="24"/>
        </w:rPr>
      </w:r>
    </w:p>
    <w:p w14:paraId="0350BFA7" w14:textId="77777777">
      <w:pPr>
        <w:pBdr/>
        <w:spacing w:after="0" w:line="360" w:lineRule="auto"/>
        <w:ind/>
        <w:jc w:val="both"/>
        <w:rPr>
          <w:rFonts w:ascii="Times New Roman" w:hAnsi="Times New Roman" w:cs="Times New Roman"/>
          <w:sz w:val="24"/>
        </w:rPr>
      </w:pPr>
      <w:r/>
      <w:bookmarkStart w:id="25" w:name="A"/>
      <w:r>
        <w:rPr>
          <w:rFonts w:ascii="Times New Roman" w:hAnsi="Times New Roman" w:cs="Times New Roman"/>
          <w:sz w:val="24"/>
        </w:rPr>
        <w:t xml:space="preserve">Pour la direction, il est important de faire en sorte d’alléger la charge de travail en exploitant les </w:t>
      </w:r>
      <w:r>
        <w:rPr>
          <w:rFonts w:ascii="Times New Roman" w:hAnsi="Times New Roman" w:cs="Times New Roman"/>
          <w:sz w:val="24"/>
        </w:rPr>
        <w:t xml:space="preserve">nouveaux outils d’automatisation basée sur les données (IA, extraction depuis XML-ALTO)</w:t>
      </w:r>
      <w:r>
        <w:rPr>
          <w:rFonts w:ascii="Times New Roman" w:hAnsi="Times New Roman" w:cs="Times New Roman"/>
          <w:sz w:val="24"/>
        </w:rPr>
        <w:t xml:space="preserve">.</w:t>
      </w:r>
      <w:bookmarkEnd w:id="25"/>
      <w:r>
        <w:rPr>
          <w:rFonts w:ascii="Times New Roman" w:hAnsi="Times New Roman" w:cs="Times New Roman"/>
          <w:sz w:val="24"/>
        </w:rPr>
        <w:t xml:space="preserve"> </w:t>
      </w:r>
      <w:r>
        <w:rPr>
          <w:rFonts w:ascii="Times New Roman" w:hAnsi="Times New Roman" w:cs="Times New Roman"/>
          <w:sz w:val="24"/>
        </w:rPr>
        <w:t xml:space="preserve">Ce n’est pas parce que le « monde des juristes » a commencé à traiter la question que les bibliothèques ne peuvent pas s’y pencher eux </w:t>
      </w:r>
      <w:r>
        <w:rPr>
          <w:rFonts w:ascii="Times New Roman" w:hAnsi="Times New Roman" w:cs="Times New Roman"/>
          <w:sz w:val="24"/>
        </w:rPr>
        <w:t xml:space="preserve">aussi. Il est important que le personnel de la bibliothèque y soit formé afin de comprendre comment ces outils sont exploités et fonctionnent</w:t>
      </w:r>
      <w:r>
        <w:rPr>
          <w:rStyle w:val="2140"/>
          <w:rFonts w:ascii="Times New Roman" w:hAnsi="Times New Roman" w:cs="Times New Roman"/>
          <w:sz w:val="24"/>
        </w:rPr>
        <w:footnoteReference w:id="53"/>
      </w:r>
      <w:r>
        <w:rPr>
          <w:rFonts w:ascii="Times New Roman" w:hAnsi="Times New Roman" w:cs="Times New Roman"/>
          <w:sz w:val="24"/>
        </w:rPr>
        <w:t xml:space="preserve">.</w:t>
      </w:r>
      <w:r>
        <w:rPr>
          <w:rFonts w:ascii="Times New Roman" w:hAnsi="Times New Roman" w:cs="Times New Roman"/>
          <w:sz w:val="24"/>
        </w:rPr>
      </w:r>
    </w:p>
    <w:p w14:paraId="4BD51F8B" w14:textId="77777777">
      <w:pPr>
        <w:pStyle w:val="2119"/>
        <w:numPr>
          <w:ilvl w:val="0"/>
          <w:numId w:val="3"/>
        </w:numPr>
        <w:pBdr/>
        <w:spacing w:line="360" w:lineRule="auto"/>
        <w:ind/>
        <w:rPr>
          <w:rFonts w:ascii="Times New Roman" w:hAnsi="Times New Roman" w:cs="Times New Roman"/>
          <w:b/>
          <w:color w:val="auto"/>
        </w:rPr>
      </w:pPr>
      <w:r/>
      <w:bookmarkStart w:id="26" w:name="_Toc235108054"/>
      <w:r>
        <w:rPr>
          <w:rFonts w:ascii="Times New Roman" w:hAnsi="Times New Roman" w:cs="Times New Roman"/>
          <w:b/>
          <w:color w:val="auto"/>
        </w:rPr>
        <w:t xml:space="preserve">La description des documents :</w:t>
      </w:r>
      <w:bookmarkEnd w:id="26"/>
      <w:r/>
      <w:r>
        <w:rPr>
          <w:rFonts w:ascii="Times New Roman" w:hAnsi="Times New Roman" w:cs="Times New Roman"/>
          <w:b/>
          <w:color w:val="auto"/>
        </w:rPr>
      </w:r>
    </w:p>
    <w:p w14:paraId="4A27E1FA" w14:textId="77777777">
      <w:pPr>
        <w:pStyle w:val="2120"/>
        <w:numPr>
          <w:ilvl w:val="1"/>
          <w:numId w:val="3"/>
        </w:numPr>
        <w:pBdr/>
        <w:spacing w:line="360" w:lineRule="auto"/>
        <w:ind/>
        <w:rPr>
          <w:rFonts w:ascii="Times New Roman" w:hAnsi="Times New Roman" w:cs="Times New Roman"/>
          <w:color w:val="auto"/>
          <w:u w:val="single"/>
        </w:rPr>
      </w:pPr>
      <w:r/>
      <w:bookmarkStart w:id="27" w:name="_Toc235108055"/>
      <w:r>
        <w:rPr>
          <w:rFonts w:ascii="Times New Roman" w:hAnsi="Times New Roman" w:cs="Times New Roman"/>
          <w:color w:val="auto"/>
          <w:u w:val="single"/>
        </w:rPr>
        <w:t xml:space="preserve">L’analyse de l’existant :</w:t>
      </w:r>
      <w:bookmarkEnd w:id="27"/>
      <w:r/>
      <w:r>
        <w:rPr>
          <w:rFonts w:ascii="Times New Roman" w:hAnsi="Times New Roman" w:cs="Times New Roman"/>
          <w:color w:val="auto"/>
          <w:u w:val="single"/>
        </w:rPr>
      </w:r>
    </w:p>
    <w:p w14:paraId="7715136D"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Actuellement, les notices bibliographiques sont incomplètes</w:t>
      </w:r>
      <w:r>
        <w:rPr>
          <w:rFonts w:ascii="Times New Roman" w:hAnsi="Times New Roman" w:cs="Times New Roman"/>
          <w:sz w:val="24"/>
        </w:rPr>
        <w:t xml:space="preserve"> et accessibles uniquement sous la forme d’infobulles. </w:t>
      </w:r>
      <w:r>
        <w:rPr>
          <w:rFonts w:ascii="Times New Roman" w:hAnsi="Times New Roman" w:cs="Times New Roman"/>
          <w:sz w:val="24"/>
        </w:rPr>
        <w:t xml:space="preserve"> </w:t>
      </w:r>
      <w:r>
        <w:rPr>
          <w:rFonts w:ascii="Times New Roman" w:hAnsi="Times New Roman" w:cs="Times New Roman"/>
          <w:sz w:val="24"/>
        </w:rPr>
        <w:t xml:space="preserve">Les notices sur </w:t>
      </w:r>
      <w:r>
        <w:rPr>
          <w:rFonts w:ascii="Times New Roman" w:hAnsi="Times New Roman" w:cs="Times New Roman"/>
          <w:sz w:val="24"/>
          <w:lang w:eastAsia="fr-FR"/>
        </w:rPr>
        <w:t xml:space="preserve">les livres anciens</w:t>
      </w:r>
      <w:r>
        <w:rPr>
          <w:rFonts w:ascii="Times New Roman" w:hAnsi="Times New Roman" w:cs="Times New Roman"/>
          <w:sz w:val="24"/>
          <w:lang w:eastAsia="fr-FR"/>
        </w:rPr>
        <w:t xml:space="preserve"> sont </w:t>
      </w:r>
      <w:r>
        <w:rPr>
          <w:rFonts w:ascii="Times New Roman" w:hAnsi="Times New Roman" w:cs="Times New Roman"/>
          <w:sz w:val="24"/>
          <w:lang w:eastAsia="fr-FR"/>
        </w:rPr>
        <w:t xml:space="preserve">pauvres</w:t>
      </w:r>
      <w:r>
        <w:rPr>
          <w:rFonts w:ascii="Times New Roman" w:hAnsi="Times New Roman" w:cs="Times New Roman"/>
          <w:sz w:val="24"/>
          <w:lang w:eastAsia="fr-FR"/>
        </w:rPr>
        <w:t xml:space="preserve">. A</w:t>
      </w:r>
      <w:r>
        <w:rPr>
          <w:rFonts w:ascii="Times New Roman" w:hAnsi="Times New Roman" w:cs="Times New Roman"/>
          <w:sz w:val="24"/>
          <w:lang w:eastAsia="fr-FR"/>
        </w:rPr>
        <w:t xml:space="preserve">vant 2013</w:t>
      </w:r>
      <w:r>
        <w:rPr>
          <w:rFonts w:ascii="Times New Roman" w:hAnsi="Times New Roman" w:cs="Times New Roman"/>
          <w:sz w:val="24"/>
          <w:lang w:eastAsia="fr-FR"/>
        </w:rPr>
        <w:t xml:space="preserve">, il n’existait</w:t>
      </w:r>
      <w:r>
        <w:rPr>
          <w:rFonts w:ascii="Times New Roman" w:hAnsi="Times New Roman" w:cs="Times New Roman"/>
          <w:sz w:val="24"/>
          <w:lang w:eastAsia="fr-FR"/>
        </w:rPr>
        <w:t xml:space="preserve"> pas de standardisation ni de normes concernant le catalogage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sz w:val="24"/>
        </w:rPr>
        <w:t xml:space="preserve">On trouve également deux versions de celles-ci qui sont plus ou moins renseignées en fonctions de l’endroit où elle</w:t>
      </w:r>
      <w:r>
        <w:rPr>
          <w:rFonts w:ascii="Times New Roman" w:hAnsi="Times New Roman" w:cs="Times New Roman"/>
          <w:sz w:val="24"/>
        </w:rPr>
        <w:t xml:space="preserve">s</w:t>
      </w:r>
      <w:r>
        <w:rPr>
          <w:rFonts w:ascii="Times New Roman" w:hAnsi="Times New Roman" w:cs="Times New Roman"/>
          <w:sz w:val="24"/>
        </w:rPr>
        <w:t xml:space="preserve"> </w:t>
      </w:r>
      <w:r>
        <w:rPr>
          <w:rFonts w:ascii="Times New Roman" w:hAnsi="Times New Roman" w:cs="Times New Roman"/>
          <w:sz w:val="24"/>
        </w:rPr>
        <w:t xml:space="preserve">sont</w:t>
      </w:r>
      <w:r>
        <w:rPr>
          <w:rFonts w:ascii="Times New Roman" w:hAnsi="Times New Roman" w:cs="Times New Roman"/>
          <w:sz w:val="24"/>
        </w:rPr>
        <w:t xml:space="preserve"> consultée</w:t>
      </w:r>
      <w:r>
        <w:rPr>
          <w:rFonts w:ascii="Times New Roman" w:hAnsi="Times New Roman" w:cs="Times New Roman"/>
          <w:sz w:val="24"/>
        </w:rPr>
        <w:t xml:space="preserve">s</w:t>
      </w:r>
      <w:r>
        <w:rPr>
          <w:rStyle w:val="2140"/>
          <w:rFonts w:ascii="Times New Roman" w:hAnsi="Times New Roman" w:cs="Times New Roman"/>
          <w:sz w:val="24"/>
        </w:rPr>
        <w:footnoteReference w:id="54"/>
      </w:r>
      <w:r>
        <w:rPr>
          <w:rFonts w:ascii="Times New Roman" w:hAnsi="Times New Roman" w:cs="Times New Roman"/>
          <w:sz w:val="24"/>
        </w:rPr>
        <w:t xml:space="preserve">. </w:t>
      </w:r>
      <w:r>
        <w:rPr>
          <w:rFonts w:ascii="Times New Roman" w:hAnsi="Times New Roman" w:cs="Times New Roman"/>
          <w:sz w:val="24"/>
        </w:rPr>
        <w:t xml:space="preserve">La version accessible depuis</w:t>
      </w:r>
      <w:r>
        <w:rPr>
          <w:rFonts w:ascii="Times New Roman" w:hAnsi="Times New Roman" w:cs="Times New Roman"/>
          <w:sz w:val="24"/>
        </w:rPr>
        <w:t xml:space="preserve"> la liste de résultats est « plus détaillée » que celle à partir de la visionneuse</w:t>
      </w:r>
      <w:r>
        <w:rPr>
          <w:rStyle w:val="2140"/>
          <w:rFonts w:ascii="Times New Roman" w:hAnsi="Times New Roman" w:cs="Times New Roman"/>
          <w:sz w:val="24"/>
        </w:rPr>
        <w:footnoteReference w:id="55"/>
      </w:r>
      <w:r>
        <w:rPr>
          <w:rFonts w:ascii="Times New Roman" w:hAnsi="Times New Roman" w:cs="Times New Roman"/>
          <w:sz w:val="24"/>
        </w:rPr>
        <w:t xml:space="preserve">. De plus, il manque </w:t>
      </w:r>
      <w:r>
        <w:rPr>
          <w:rFonts w:ascii="Times New Roman" w:hAnsi="Times New Roman" w:cs="Times New Roman"/>
          <w:sz w:val="24"/>
        </w:rPr>
        <w:t xml:space="preserve">l’affichage d’une page dédiée à chaque </w:t>
      </w:r>
      <w:r>
        <w:rPr>
          <w:rFonts w:ascii="Times New Roman" w:hAnsi="Times New Roman" w:cs="Times New Roman"/>
          <w:sz w:val="24"/>
        </w:rPr>
        <w:t xml:space="preserve">document permettant à l’utilisateur d’avoir un aperçu clair des informations</w:t>
      </w:r>
      <w:r>
        <w:rPr>
          <w:rStyle w:val="2140"/>
          <w:rFonts w:ascii="Times New Roman" w:hAnsi="Times New Roman" w:cs="Times New Roman"/>
          <w:sz w:val="24"/>
        </w:rPr>
        <w:footnoteReference w:id="56"/>
      </w:r>
      <w:r>
        <w:rPr>
          <w:rFonts w:ascii="Times New Roman" w:hAnsi="Times New Roman" w:cs="Times New Roman"/>
          <w:sz w:val="24"/>
        </w:rPr>
        <w:t xml:space="preserve">. </w:t>
      </w:r>
      <w:r>
        <w:rPr>
          <w:rFonts w:ascii="Times New Roman" w:hAnsi="Times New Roman" w:cs="Times New Roman"/>
          <w:sz w:val="24"/>
        </w:rPr>
        <w:t xml:space="preserve"> A son stade de développement, Codex propose cette page</w:t>
      </w:r>
      <w:r>
        <w:rPr>
          <w:rFonts w:ascii="Times New Roman" w:hAnsi="Times New Roman" w:cs="Times New Roman"/>
          <w:sz w:val="24"/>
        </w:rPr>
        <w:t xml:space="preserve">. En effet, à l’intérieur du prototype</w:t>
      </w:r>
      <w:r>
        <w:rPr>
          <w:rFonts w:ascii="Times New Roman" w:hAnsi="Times New Roman" w:cs="Times New Roman"/>
          <w:sz w:val="24"/>
        </w:rPr>
        <w:t xml:space="preserve"> Codex    </w:t>
      </w:r>
      <w:r>
        <w:rPr>
          <w:rFonts w:ascii="Times New Roman" w:hAnsi="Times New Roman" w:cs="Times New Roman"/>
          <w:sz w:val="24"/>
        </w:rPr>
        <w:t xml:space="preserve"> chaque document possède sa propre page avec une distinction claire de chaque élément constituant la notice permettant à l’utilisateur de repérer les éléments qui l’intéressent. Toutefois, les mêmes problèmes repérés sur CujasNum demeurent identiques</w:t>
      </w:r>
      <w:r>
        <w:rPr>
          <w:rStyle w:val="2140"/>
          <w:rFonts w:ascii="Times New Roman" w:hAnsi="Times New Roman" w:cs="Times New Roman"/>
          <w:sz w:val="24"/>
        </w:rPr>
        <w:footnoteReference w:id="57"/>
      </w:r>
      <w:r>
        <w:rPr>
          <w:rFonts w:ascii="Times New Roman" w:hAnsi="Times New Roman" w:cs="Times New Roman"/>
          <w:sz w:val="24"/>
        </w:rPr>
        <w:t xml:space="preserve">. </w:t>
      </w:r>
      <w:r>
        <w:rPr>
          <w:rFonts w:ascii="Times New Roman" w:hAnsi="Times New Roman" w:cs="Times New Roman"/>
          <w:sz w:val="24"/>
        </w:rPr>
      </w:r>
    </w:p>
    <w:p w14:paraId="7E97341B"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Par ailleurs, aucun des éléments écrits dans la notice n’est reliée ou adossée</w:t>
      </w:r>
      <w:r>
        <w:rPr>
          <w:rFonts w:ascii="Times New Roman" w:hAnsi="Times New Roman" w:cs="Times New Roman"/>
          <w:sz w:val="24"/>
        </w:rPr>
        <w:t xml:space="preserve"> à un référentiel</w:t>
      </w:r>
      <w:r>
        <w:rPr>
          <w:rStyle w:val="2140"/>
          <w:rFonts w:ascii="Times New Roman" w:hAnsi="Times New Roman" w:cs="Times New Roman"/>
          <w:sz w:val="24"/>
        </w:rPr>
        <w:footnoteReference w:id="58"/>
      </w:r>
      <w:r>
        <w:rPr>
          <w:rFonts w:ascii="Times New Roman" w:hAnsi="Times New Roman" w:cs="Times New Roman"/>
          <w:sz w:val="24"/>
        </w:rPr>
        <w:t xml:space="preserve">. Cela ne permet nullement pour le moment de faire des rebonds auteur ou sujet. Il n’est pas non plus possible de faire des liens vers la notice papier ou vers des sites se trouvant à l’extérieur de la bibliothèque</w:t>
      </w:r>
      <w:r>
        <w:rPr>
          <w:rStyle w:val="2140"/>
          <w:rFonts w:ascii="Times New Roman" w:hAnsi="Times New Roman" w:cs="Times New Roman"/>
          <w:sz w:val="24"/>
        </w:rPr>
        <w:footnoteReference w:id="59"/>
      </w:r>
      <w:r>
        <w:rPr>
          <w:rFonts w:ascii="Times New Roman" w:hAnsi="Times New Roman" w:cs="Times New Roman"/>
          <w:sz w:val="24"/>
        </w:rPr>
        <w:t xml:space="preserve">. De plus, la notice affichée à partir </w:t>
      </w:r>
      <w:r>
        <w:rPr>
          <w:rFonts w:ascii="Times New Roman" w:hAnsi="Times New Roman" w:cs="Times New Roman"/>
          <w:sz w:val="24"/>
        </w:rPr>
        <w:t xml:space="preserve">de la visionneuse est indiquée comme étant complète ce qui est un problème car celle qui est complète n’est nullement celle trouvée à partir de la visionneuse mais plutôt celle que l’on peut afficher dans la liste de résultat ou bien à partir des vignettes</w:t>
      </w:r>
      <w:r>
        <w:rPr>
          <w:rStyle w:val="2140"/>
          <w:rFonts w:ascii="Times New Roman" w:hAnsi="Times New Roman" w:cs="Times New Roman"/>
          <w:sz w:val="24"/>
        </w:rPr>
        <w:footnoteReference w:id="60"/>
      </w:r>
      <w:r>
        <w:rPr>
          <w:rFonts w:ascii="Times New Roman" w:hAnsi="Times New Roman" w:cs="Times New Roman"/>
          <w:sz w:val="24"/>
        </w:rPr>
        <w:t xml:space="preserve">. </w:t>
      </w:r>
      <w:r>
        <w:rPr>
          <w:rFonts w:ascii="Times New Roman" w:hAnsi="Times New Roman" w:cs="Times New Roman"/>
          <w:sz w:val="24"/>
        </w:rPr>
      </w:r>
    </w:p>
    <w:p w14:paraId="09B6E53A" w14:textId="77777777">
      <w:pPr>
        <w:pStyle w:val="2120"/>
        <w:numPr>
          <w:ilvl w:val="1"/>
          <w:numId w:val="3"/>
        </w:numPr>
        <w:pBdr/>
        <w:spacing w:line="360" w:lineRule="auto"/>
        <w:ind/>
        <w:jc w:val="both"/>
        <w:rPr>
          <w:rFonts w:ascii="Times New Roman" w:hAnsi="Times New Roman" w:cs="Times New Roman"/>
          <w:color w:val="auto"/>
          <w:u w:val="single"/>
        </w:rPr>
      </w:pPr>
      <w:r/>
      <w:bookmarkStart w:id="28" w:name="_Toc235108056"/>
      <w:r>
        <w:rPr>
          <w:rFonts w:ascii="Times New Roman" w:hAnsi="Times New Roman" w:cs="Times New Roman"/>
          <w:color w:val="auto"/>
          <w:u w:val="single"/>
        </w:rPr>
        <w:t xml:space="preserve">Les propositions d’amélioration</w:t>
      </w:r>
      <w:r>
        <w:rPr>
          <w:rFonts w:ascii="Times New Roman" w:hAnsi="Times New Roman" w:cs="Times New Roman"/>
          <w:color w:val="auto"/>
          <w:u w:val="single"/>
        </w:rPr>
        <w:t xml:space="preserve"> des répondants</w:t>
      </w:r>
      <w:r>
        <w:rPr>
          <w:rFonts w:ascii="Times New Roman" w:hAnsi="Times New Roman" w:cs="Times New Roman"/>
          <w:color w:val="auto"/>
          <w:u w:val="single"/>
        </w:rPr>
        <w:t xml:space="preserve"> :</w:t>
      </w:r>
      <w:bookmarkEnd w:id="28"/>
      <w:r/>
      <w:r>
        <w:rPr>
          <w:rFonts w:ascii="Times New Roman" w:hAnsi="Times New Roman" w:cs="Times New Roman"/>
          <w:color w:val="auto"/>
          <w:u w:val="single"/>
        </w:rPr>
      </w:r>
    </w:p>
    <w:p w14:paraId="48848776"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Pour la future bibliothèque numérique, les notices bibliographiques doivent pouv</w:t>
      </w:r>
      <w:r>
        <w:rPr>
          <w:rFonts w:ascii="Times New Roman" w:hAnsi="Times New Roman" w:cs="Times New Roman"/>
          <w:sz w:val="24"/>
        </w:rPr>
        <w:t xml:space="preserve">oir être adossées à des référentiels. Un alignement des métadonnées doit être effectué dans ce sens. Cela permettrait de faire rapprochement entre les documents mais aussi entre les différentes collections à travers la création de rebonds auteurs ou sujets</w:t>
      </w:r>
      <w:r>
        <w:rPr>
          <w:rStyle w:val="2140"/>
          <w:rFonts w:ascii="Times New Roman" w:hAnsi="Times New Roman" w:cs="Times New Roman"/>
          <w:sz w:val="24"/>
        </w:rPr>
        <w:footnoteReference w:id="61"/>
      </w:r>
      <w:r>
        <w:rPr>
          <w:rFonts w:ascii="Times New Roman" w:hAnsi="Times New Roman" w:cs="Times New Roman"/>
          <w:sz w:val="24"/>
        </w:rPr>
        <w:t xml:space="preserve">. </w:t>
      </w:r>
      <w:r>
        <w:rPr>
          <w:rFonts w:ascii="Times New Roman" w:hAnsi="Times New Roman" w:cs="Times New Roman"/>
          <w:sz w:val="24"/>
        </w:rPr>
      </w:r>
    </w:p>
    <w:p w14:paraId="1F4D85D9"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Il faudrait également avoir la possibilité de « paramétrer les éléments de la Dublin Core » s’affichant sur le portail de la bibliothèque numérique</w:t>
      </w:r>
      <w:r>
        <w:rPr>
          <w:rStyle w:val="2140"/>
          <w:rFonts w:ascii="Times New Roman" w:hAnsi="Times New Roman" w:cs="Times New Roman"/>
          <w:sz w:val="24"/>
        </w:rPr>
        <w:footnoteReference w:id="62"/>
      </w:r>
      <w:r>
        <w:rPr>
          <w:rFonts w:ascii="Times New Roman" w:hAnsi="Times New Roman" w:cs="Times New Roman"/>
          <w:sz w:val="24"/>
        </w:rPr>
        <w:t xml:space="preserve">. Dans </w:t>
      </w:r>
      <w:r>
        <w:rPr>
          <w:rFonts w:ascii="Times New Roman" w:hAnsi="Times New Roman" w:cs="Times New Roman"/>
          <w:sz w:val="24"/>
        </w:rPr>
        <w:t xml:space="preserve">l’idéal, il serait bien que </w:t>
      </w:r>
      <w:r>
        <w:rPr>
          <w:rFonts w:ascii="Times New Roman" w:hAnsi="Times New Roman" w:cs="Times New Roman"/>
          <w:sz w:val="24"/>
        </w:rPr>
        <w:t xml:space="preserve">la description du document</w:t>
      </w:r>
      <w:r>
        <w:rPr>
          <w:rFonts w:ascii="Times New Roman" w:hAnsi="Times New Roman" w:cs="Times New Roman"/>
          <w:sz w:val="24"/>
        </w:rPr>
        <w:t xml:space="preserve"> puisse contenir l’indexation Rameau ainsi que celle Hauville</w:t>
      </w:r>
      <w:r>
        <w:rPr>
          <w:rStyle w:val="2140"/>
          <w:rFonts w:ascii="Times New Roman" w:hAnsi="Times New Roman" w:cs="Times New Roman"/>
          <w:sz w:val="24"/>
        </w:rPr>
        <w:footnoteReference w:id="63"/>
      </w:r>
      <w:r>
        <w:rPr>
          <w:rFonts w:ascii="Times New Roman" w:hAnsi="Times New Roman" w:cs="Times New Roman"/>
          <w:sz w:val="24"/>
        </w:rPr>
        <w:t xml:space="preserve">. Un des souhaits des utilisateurs est de savoir s’il est possible d’avoir un titre abrégé en français notamment pour les documents en latin afin de permettre au non-spécialiste d’avoir une idée de ce dont traite le document</w:t>
      </w:r>
      <w:r>
        <w:rPr>
          <w:rStyle w:val="2140"/>
          <w:rFonts w:ascii="Times New Roman" w:hAnsi="Times New Roman" w:cs="Times New Roman"/>
          <w:sz w:val="24"/>
        </w:rPr>
        <w:footnoteReference w:id="64"/>
      </w:r>
      <w:r>
        <w:rPr>
          <w:rFonts w:ascii="Times New Roman" w:hAnsi="Times New Roman" w:cs="Times New Roman"/>
          <w:sz w:val="24"/>
        </w:rPr>
        <w:t xml:space="preserve">. </w:t>
      </w:r>
      <w:r>
        <w:rPr>
          <w:rFonts w:ascii="Times New Roman" w:hAnsi="Times New Roman" w:cs="Times New Roman"/>
          <w:sz w:val="24"/>
        </w:rPr>
      </w:r>
    </w:p>
    <w:p w14:paraId="7C149059" w14:textId="77777777">
      <w:pPr>
        <w:pStyle w:val="2119"/>
        <w:numPr>
          <w:ilvl w:val="0"/>
          <w:numId w:val="3"/>
        </w:numPr>
        <w:pBdr/>
        <w:spacing w:line="360" w:lineRule="auto"/>
        <w:ind/>
        <w:rPr>
          <w:rFonts w:ascii="Times New Roman" w:hAnsi="Times New Roman" w:cs="Times New Roman"/>
          <w:b/>
          <w:color w:val="auto"/>
        </w:rPr>
      </w:pPr>
      <w:r/>
      <w:bookmarkStart w:id="29" w:name="_Toc235108057"/>
      <w:r>
        <w:rPr>
          <w:rFonts w:ascii="Times New Roman" w:hAnsi="Times New Roman" w:cs="Times New Roman"/>
          <w:b/>
          <w:color w:val="auto"/>
        </w:rPr>
        <w:t xml:space="preserve">La recherche d’information</w:t>
      </w:r>
      <w:r>
        <w:rPr>
          <w:rFonts w:ascii="Times New Roman" w:hAnsi="Times New Roman" w:cs="Times New Roman"/>
          <w:b/>
          <w:color w:val="auto"/>
        </w:rPr>
        <w:t xml:space="preserve"> :</w:t>
      </w:r>
      <w:bookmarkEnd w:id="29"/>
      <w:r/>
      <w:r>
        <w:rPr>
          <w:rFonts w:ascii="Times New Roman" w:hAnsi="Times New Roman" w:cs="Times New Roman"/>
          <w:b/>
          <w:color w:val="auto"/>
        </w:rPr>
      </w:r>
    </w:p>
    <w:p w14:paraId="3BF2A137" w14:textId="77777777">
      <w:pPr>
        <w:pStyle w:val="2120"/>
        <w:numPr>
          <w:ilvl w:val="1"/>
          <w:numId w:val="3"/>
        </w:numPr>
        <w:pBdr/>
        <w:spacing w:line="360" w:lineRule="auto"/>
        <w:ind/>
        <w:rPr>
          <w:rFonts w:ascii="Times New Roman" w:hAnsi="Times New Roman" w:cs="Times New Roman"/>
          <w:color w:val="auto"/>
          <w:u w:val="single"/>
        </w:rPr>
      </w:pPr>
      <w:r/>
      <w:bookmarkStart w:id="30" w:name="_Toc235108058"/>
      <w:r>
        <w:rPr>
          <w:rFonts w:ascii="Times New Roman" w:hAnsi="Times New Roman" w:cs="Times New Roman"/>
          <w:color w:val="auto"/>
          <w:u w:val="single"/>
        </w:rPr>
        <w:t xml:space="preserve">L’analyse de l’existant :</w:t>
      </w:r>
      <w:bookmarkEnd w:id="30"/>
      <w:r/>
      <w:r>
        <w:rPr>
          <w:rFonts w:ascii="Times New Roman" w:hAnsi="Times New Roman" w:cs="Times New Roman"/>
          <w:color w:val="auto"/>
          <w:u w:val="single"/>
        </w:rPr>
      </w:r>
    </w:p>
    <w:p w14:paraId="661F909F" w14:textId="77777777">
      <w:pPr>
        <w:pStyle w:val="2121"/>
        <w:numPr>
          <w:ilvl w:val="2"/>
          <w:numId w:val="3"/>
        </w:numPr>
        <w:pBdr/>
        <w:spacing w:line="360" w:lineRule="auto"/>
        <w:ind/>
        <w:rPr>
          <w:rFonts w:ascii="Times New Roman" w:hAnsi="Times New Roman" w:eastAsia="Times New Roman" w:cs="Times New Roman"/>
          <w:color w:val="auto"/>
          <w:lang w:eastAsia="fr-FR"/>
        </w:rPr>
      </w:pPr>
      <w:r>
        <w:rPr>
          <w:rFonts w:ascii="Times New Roman" w:hAnsi="Times New Roman" w:eastAsia="Times New Roman" w:cs="Times New Roman"/>
          <w:color w:val="auto"/>
          <w:sz w:val="24"/>
          <w:szCs w:val="24"/>
          <w:lang w:eastAsia="fr-FR"/>
        </w:rPr>
        <w:t xml:space="preserve">Les différents moyens de recherche : recherche simple, avancée et </w:t>
      </w:r>
      <w:r>
        <w:rPr>
          <w:rFonts w:ascii="Times New Roman" w:hAnsi="Times New Roman" w:eastAsia="Times New Roman" w:cs="Times New Roman"/>
          <w:color w:val="auto"/>
          <w:sz w:val="24"/>
          <w:szCs w:val="24"/>
          <w:lang w:eastAsia="fr-FR"/>
        </w:rPr>
        <w:t xml:space="preserve">dans l’</w:t>
      </w:r>
      <w:r>
        <w:rPr>
          <w:rFonts w:ascii="Times New Roman" w:hAnsi="Times New Roman" w:eastAsia="Times New Roman" w:cs="Times New Roman"/>
          <w:color w:val="auto"/>
          <w:sz w:val="24"/>
          <w:szCs w:val="24"/>
          <w:lang w:eastAsia="fr-FR"/>
        </w:rPr>
        <w:t xml:space="preserve">OCR</w:t>
      </w:r>
      <w:r>
        <w:rPr>
          <w:rFonts w:ascii="Times New Roman" w:hAnsi="Times New Roman" w:eastAsia="Times New Roman" w:cs="Times New Roman"/>
          <w:color w:val="auto"/>
          <w:lang w:eastAsia="fr-FR"/>
        </w:rPr>
        <w:t xml:space="preserve">.</w:t>
      </w:r>
      <w:r>
        <w:rPr>
          <w:rFonts w:ascii="Times New Roman" w:hAnsi="Times New Roman" w:eastAsia="Times New Roman" w:cs="Times New Roman"/>
          <w:color w:val="auto"/>
          <w:lang w:eastAsia="fr-FR"/>
        </w:rPr>
      </w:r>
    </w:p>
    <w:p w14:paraId="63FC1534"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utilisateurs et les différents services sont enclin à dire que la recherche simpl</w:t>
      </w:r>
      <w:r>
        <w:rPr>
          <w:rFonts w:ascii="Times New Roman" w:hAnsi="Times New Roman" w:cs="Times New Roman"/>
          <w:sz w:val="24"/>
          <w:lang w:eastAsia="fr-FR"/>
        </w:rPr>
        <w:t xml:space="preserve">e fonctionne relativement bien. La troncature et la recherche par mots-clés satisfait les utilisateurs qui trouvent utile le petit guide écrit en-dessous de la barre de recherche permettant d’avoir une compréhension rapide de son utilisation. </w:t>
      </w:r>
      <w:r>
        <w:rPr>
          <w:rFonts w:ascii="Times New Roman" w:hAnsi="Times New Roman" w:cs="Times New Roman"/>
          <w:sz w:val="24"/>
          <w:lang w:eastAsia="fr-FR"/>
        </w:rPr>
      </w:r>
    </w:p>
    <w:p w14:paraId="58C645E1"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En revanche, l’avis est plus négatif c</w:t>
      </w:r>
      <w:r>
        <w:rPr>
          <w:rFonts w:ascii="Times New Roman" w:hAnsi="Times New Roman" w:cs="Times New Roman"/>
          <w:sz w:val="24"/>
          <w:lang w:eastAsia="fr-FR"/>
        </w:rPr>
        <w:t xml:space="preserve">oncernant la recherche avancée., en particulier des personnels de la bibliothèque. </w:t>
      </w:r>
      <w:r>
        <w:rPr>
          <w:rFonts w:ascii="Times New Roman" w:hAnsi="Times New Roman" w:cs="Times New Roman"/>
          <w:sz w:val="24"/>
          <w:lang w:eastAsia="fr-FR"/>
        </w:rPr>
        <w:t xml:space="preserve">De plus, une confusion peut être fait</w:t>
      </w:r>
      <w:r>
        <w:rPr>
          <w:rFonts w:ascii="Times New Roman" w:hAnsi="Times New Roman" w:cs="Times New Roman"/>
          <w:sz w:val="24"/>
          <w:lang w:eastAsia="fr-FR"/>
        </w:rPr>
        <w:t xml:space="preserve">e</w:t>
      </w:r>
      <w:r>
        <w:rPr>
          <w:rFonts w:ascii="Times New Roman" w:hAnsi="Times New Roman" w:cs="Times New Roman"/>
          <w:sz w:val="24"/>
          <w:lang w:eastAsia="fr-FR"/>
        </w:rPr>
        <w:t xml:space="preserve"> entre la recherche plein-texte et celle avancée. Ces deux recherches se trouvent sur la même page pouvant laisser croire qu’ils fonctionnent de la même façon. La recherche plein-texte ne peut être utilisé</w:t>
      </w:r>
      <w:r>
        <w:rPr>
          <w:rFonts w:ascii="Times New Roman" w:hAnsi="Times New Roman" w:cs="Times New Roman"/>
          <w:sz w:val="24"/>
          <w:lang w:eastAsia="fr-FR"/>
        </w:rPr>
        <w:t xml:space="preserve">e</w:t>
      </w:r>
      <w:r>
        <w:rPr>
          <w:rFonts w:ascii="Times New Roman" w:hAnsi="Times New Roman" w:cs="Times New Roman"/>
          <w:sz w:val="24"/>
          <w:lang w:eastAsia="fr-FR"/>
        </w:rPr>
        <w:t xml:space="preserve"> à son plein potentiel étant donné que </w:t>
      </w:r>
      <w:r>
        <w:rPr>
          <w:rFonts w:ascii="Times New Roman" w:hAnsi="Times New Roman" w:cs="Times New Roman"/>
          <w:sz w:val="24"/>
          <w:lang w:eastAsia="fr-FR"/>
        </w:rPr>
        <w:t xml:space="preserve">de nombreux documents</w:t>
      </w:r>
      <w:r>
        <w:rPr>
          <w:rFonts w:ascii="Times New Roman" w:hAnsi="Times New Roman" w:cs="Times New Roman"/>
          <w:sz w:val="24"/>
          <w:lang w:eastAsia="fr-FR"/>
        </w:rPr>
        <w:t xml:space="preserve"> numérisés ne sont pas océrisés.</w:t>
      </w:r>
      <w:r>
        <w:rPr>
          <w:rFonts w:ascii="Times New Roman" w:hAnsi="Times New Roman" w:cs="Times New Roman"/>
          <w:sz w:val="24"/>
          <w:lang w:eastAsia="fr-FR"/>
        </w:rPr>
        <w:t xml:space="preserve"> L</w:t>
      </w:r>
      <w:r>
        <w:rPr>
          <w:rFonts w:ascii="Times New Roman" w:hAnsi="Times New Roman" w:cs="Times New Roman"/>
          <w:sz w:val="24"/>
          <w:lang w:eastAsia="fr-FR"/>
        </w:rPr>
        <w:t xml:space="preserve">’</w:t>
      </w:r>
      <w:r>
        <w:rPr>
          <w:rFonts w:ascii="Times New Roman" w:hAnsi="Times New Roman" w:cs="Times New Roman"/>
          <w:sz w:val="24"/>
          <w:lang w:eastAsia="fr-FR"/>
        </w:rPr>
        <w:t xml:space="preserve">absence d’OCR, très demandé par les chercheurs les amène à </w:t>
      </w:r>
      <w:r>
        <w:rPr>
          <w:rFonts w:ascii="Times New Roman" w:hAnsi="Times New Roman" w:cs="Times New Roman"/>
          <w:sz w:val="24"/>
          <w:lang w:eastAsia="fr-FR"/>
        </w:rPr>
        <w:t xml:space="preserve">contourner cette difficulté en faisant appel </w:t>
      </w:r>
      <w:r>
        <w:rPr>
          <w:rFonts w:ascii="Times New Roman" w:hAnsi="Times New Roman" w:cs="Times New Roman"/>
          <w:sz w:val="24"/>
          <w:lang w:eastAsia="fr-FR"/>
        </w:rPr>
        <w:t xml:space="preserve">à leurs frais à des outils comme Abode Pro pour le générer eux-mêmes</w:t>
      </w:r>
      <w:r>
        <w:rPr>
          <w:rStyle w:val="2140"/>
          <w:rFonts w:ascii="Times New Roman" w:hAnsi="Times New Roman" w:cs="Times New Roman"/>
          <w:sz w:val="24"/>
          <w:lang w:eastAsia="fr-FR"/>
        </w:rPr>
        <w:footnoteReference w:id="65"/>
      </w:r>
      <w:r>
        <w:rPr>
          <w:rFonts w:ascii="Times New Roman" w:hAnsi="Times New Roman" w:cs="Times New Roman"/>
          <w:sz w:val="24"/>
          <w:lang w:eastAsia="fr-FR"/>
        </w:rPr>
        <w:t xml:space="preserve">.</w:t>
      </w:r>
      <w:r>
        <w:rPr>
          <w:rFonts w:ascii="Times New Roman" w:hAnsi="Times New Roman" w:cs="Times New Roman"/>
          <w:sz w:val="24"/>
          <w:lang w:eastAsia="fr-FR"/>
        </w:rPr>
      </w:r>
    </w:p>
    <w:p w14:paraId="4973A859"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chercheurs utilisent </w:t>
      </w:r>
      <w:r>
        <w:rPr>
          <w:rFonts w:ascii="Times New Roman" w:hAnsi="Times New Roman" w:cs="Times New Roman"/>
          <w:sz w:val="24"/>
          <w:lang w:eastAsia="fr-FR"/>
        </w:rPr>
        <w:t xml:space="preserve">énormément la navigation dans la table des matières. Ils soulignent l’importance de leur présence car cela leur permet d’économiser du temps de recherche. Ils apprécient d’avoir la possibilité de pouvoir cliquer sur une section ou une sous-section dans le </w:t>
      </w:r>
      <w:r>
        <w:rPr>
          <w:rFonts w:ascii="Times New Roman" w:hAnsi="Times New Roman" w:cs="Times New Roman"/>
          <w:sz w:val="24"/>
          <w:lang w:eastAsia="fr-FR"/>
        </w:rPr>
        <w:t xml:space="preserve">document et s’y rendre directement</w:t>
      </w:r>
      <w:r>
        <w:rPr>
          <w:rStyle w:val="2140"/>
          <w:rFonts w:ascii="Times New Roman" w:hAnsi="Times New Roman" w:cs="Times New Roman"/>
          <w:sz w:val="24"/>
          <w:lang w:eastAsia="fr-FR"/>
        </w:rPr>
        <w:footnoteReference w:id="66"/>
      </w:r>
      <w:r>
        <w:rPr>
          <w:rFonts w:ascii="Times New Roman" w:hAnsi="Times New Roman" w:cs="Times New Roman"/>
          <w:sz w:val="24"/>
          <w:lang w:eastAsia="fr-FR"/>
        </w:rPr>
        <w:t xml:space="preserve">. </w:t>
      </w:r>
      <w:r>
        <w:rPr>
          <w:rFonts w:ascii="Times New Roman" w:hAnsi="Times New Roman" w:cs="Times New Roman"/>
          <w:sz w:val="24"/>
          <w:lang w:eastAsia="fr-FR"/>
        </w:rPr>
        <w:t xml:space="preserve">Les tables des matières rendent </w:t>
      </w:r>
      <w:r>
        <w:rPr>
          <w:rFonts w:ascii="Times New Roman" w:hAnsi="Times New Roman" w:cs="Times New Roman"/>
          <w:sz w:val="24"/>
          <w:lang w:eastAsia="fr-FR"/>
        </w:rPr>
        <w:t xml:space="preserve">le document numérisé plus manipulables, </w:t>
      </w:r>
      <w:r>
        <w:rPr>
          <w:rFonts w:ascii="Times New Roman" w:hAnsi="Times New Roman" w:cs="Times New Roman"/>
          <w:sz w:val="24"/>
          <w:lang w:eastAsia="fr-FR"/>
        </w:rPr>
        <w:t xml:space="preserve">et permettent un usage proche de celui d’un livre papier</w:t>
      </w:r>
      <w:r>
        <w:rPr>
          <w:rStyle w:val="2140"/>
          <w:rFonts w:ascii="Times New Roman" w:hAnsi="Times New Roman" w:cs="Times New Roman"/>
          <w:sz w:val="24"/>
          <w:lang w:eastAsia="fr-FR"/>
        </w:rPr>
        <w:footnoteReference w:id="67"/>
      </w:r>
      <w:r>
        <w:rPr>
          <w:rFonts w:ascii="Times New Roman" w:hAnsi="Times New Roman" w:cs="Times New Roman"/>
          <w:sz w:val="24"/>
          <w:lang w:eastAsia="fr-FR"/>
        </w:rPr>
        <w:t xml:space="preserve">.</w:t>
      </w:r>
      <w:r>
        <w:rPr>
          <w:rFonts w:ascii="Times New Roman" w:hAnsi="Times New Roman" w:cs="Times New Roman"/>
          <w:sz w:val="24"/>
          <w:lang w:eastAsia="fr-FR"/>
        </w:rPr>
      </w:r>
    </w:p>
    <w:p w14:paraId="750E2F7A" w14:textId="77777777">
      <w:pPr>
        <w:pStyle w:val="2121"/>
        <w:numPr>
          <w:ilvl w:val="2"/>
          <w:numId w:val="3"/>
        </w:numPr>
        <w:pBdr/>
        <w:spacing w:line="360" w:lineRule="auto"/>
        <w:ind/>
        <w:rPr>
          <w:rFonts w:ascii="Times New Roman" w:hAnsi="Times New Roman" w:eastAsia="Times New Roman" w:cs="Times New Roman"/>
          <w:color w:val="auto"/>
          <w:sz w:val="24"/>
          <w:lang w:eastAsia="fr-FR"/>
        </w:rPr>
      </w:pPr>
      <w:r>
        <w:rPr>
          <w:rFonts w:ascii="Times New Roman" w:hAnsi="Times New Roman" w:eastAsia="Times New Roman" w:cs="Times New Roman"/>
          <w:color w:val="auto"/>
          <w:sz w:val="24"/>
          <w:lang w:eastAsia="fr-FR"/>
        </w:rPr>
        <w:t xml:space="preserve">Navigation par thèmes </w:t>
      </w:r>
      <w:r>
        <w:rPr>
          <w:rFonts w:ascii="Times New Roman" w:hAnsi="Times New Roman" w:eastAsia="Times New Roman" w:cs="Times New Roman"/>
          <w:color w:val="auto"/>
          <w:sz w:val="24"/>
          <w:lang w:eastAsia="fr-FR"/>
        </w:rPr>
      </w:r>
    </w:p>
    <w:p w14:paraId="3C4050A9"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utilisateurs remontent leur mécontentement conce</w:t>
      </w:r>
      <w:r>
        <w:rPr>
          <w:rFonts w:ascii="Times New Roman" w:hAnsi="Times New Roman" w:cs="Times New Roman"/>
          <w:sz w:val="24"/>
          <w:lang w:eastAsia="fr-FR"/>
        </w:rPr>
        <w:t xml:space="preserve">rnant la navigation par thèmes</w:t>
      </w:r>
      <w:r>
        <w:rPr>
          <w:rFonts w:ascii="Times New Roman" w:hAnsi="Times New Roman" w:cs="Times New Roman"/>
          <w:sz w:val="24"/>
          <w:lang w:eastAsia="fr-FR"/>
        </w:rPr>
        <w:t xml:space="preserve"> qu’ils trouvent incohérente</w:t>
      </w:r>
      <w:r>
        <w:rPr>
          <w:rFonts w:ascii="Times New Roman" w:hAnsi="Times New Roman" w:cs="Times New Roman"/>
          <w:sz w:val="24"/>
          <w:lang w:eastAsia="fr-FR"/>
        </w:rPr>
        <w:t xml:space="preserve">. Ils ne comprennent pas la manière dont été cons</w:t>
      </w:r>
      <w:r>
        <w:rPr>
          <w:rFonts w:ascii="Times New Roman" w:hAnsi="Times New Roman" w:cs="Times New Roman"/>
          <w:sz w:val="24"/>
          <w:lang w:eastAsia="fr-FR"/>
        </w:rPr>
        <w:t xml:space="preserve">titué les collections</w:t>
      </w:r>
      <w:r>
        <w:rPr>
          <w:rFonts w:ascii="Times New Roman" w:hAnsi="Times New Roman" w:cs="Times New Roman"/>
          <w:sz w:val="24"/>
          <w:lang w:eastAsia="fr-FR"/>
        </w:rPr>
        <w:t xml:space="preserve"> et soulignent le </w:t>
      </w:r>
      <w:r>
        <w:rPr>
          <w:rFonts w:ascii="Times New Roman" w:hAnsi="Times New Roman" w:cs="Times New Roman"/>
          <w:sz w:val="24"/>
          <w:lang w:eastAsia="fr-FR"/>
        </w:rPr>
        <w:t xml:space="preserve">manque d’explication pour comprendre la logique qui a été utilisé pour répartir les documents</w:t>
      </w:r>
      <w:r>
        <w:rPr>
          <w:rStyle w:val="2140"/>
          <w:rFonts w:ascii="Times New Roman" w:hAnsi="Times New Roman" w:cs="Times New Roman"/>
          <w:sz w:val="24"/>
          <w:lang w:eastAsia="fr-FR"/>
        </w:rPr>
        <w:footnoteReference w:id="68"/>
      </w:r>
      <w:r>
        <w:rPr>
          <w:rFonts w:ascii="Times New Roman" w:hAnsi="Times New Roman" w:cs="Times New Roman"/>
          <w:sz w:val="24"/>
          <w:lang w:eastAsia="fr-FR"/>
        </w:rPr>
        <w:t xml:space="preserve">.</w:t>
      </w:r>
      <w:r>
        <w:rPr>
          <w:rFonts w:ascii="Times New Roman" w:hAnsi="Times New Roman" w:cs="Times New Roman"/>
          <w:sz w:val="24"/>
          <w:lang w:eastAsia="fr-FR"/>
        </w:rPr>
      </w:r>
    </w:p>
    <w:p w14:paraId="0A632842"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rPr>
        <w:t xml:space="preserve">L’organisation actuelle</w:t>
      </w:r>
      <w:r>
        <w:rPr>
          <w:rFonts w:ascii="Times New Roman" w:hAnsi="Times New Roman" w:cs="Times New Roman"/>
          <w:sz w:val="24"/>
        </w:rPr>
        <w:t xml:space="preserve">, qui mélange des collections thématiques et chronologiques, pose plusieurs</w:t>
      </w:r>
      <w:r>
        <w:rPr>
          <w:rFonts w:ascii="Times New Roman" w:hAnsi="Times New Roman" w:cs="Times New Roman"/>
          <w:sz w:val="24"/>
        </w:rPr>
        <w:t xml:space="preserve"> problèmes. Par exemple, la présence d’un auteur du XVIIe siècle dans la collection du droit romain crée une incohérence chez les historiens du droit qui associent ce type de droit à l’Empire romain</w:t>
      </w:r>
      <w:r>
        <w:rPr>
          <w:rStyle w:val="2140"/>
          <w:rFonts w:ascii="Times New Roman" w:hAnsi="Times New Roman" w:cs="Times New Roman"/>
          <w:sz w:val="24"/>
        </w:rPr>
        <w:footnoteReference w:id="69"/>
      </w:r>
      <w:r>
        <w:rPr>
          <w:rFonts w:ascii="Times New Roman" w:hAnsi="Times New Roman" w:cs="Times New Roman"/>
          <w:sz w:val="24"/>
        </w:rPr>
        <w:t xml:space="preserve">.</w:t>
      </w:r>
      <w:r>
        <w:rPr>
          <w:rFonts w:ascii="Times New Roman" w:hAnsi="Times New Roman" w:cs="Times New Roman"/>
          <w:sz w:val="24"/>
          <w:lang w:eastAsia="fr-FR"/>
        </w:rPr>
      </w:r>
    </w:p>
    <w:p w14:paraId="190C1CAF"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Ils trouvent les titres </w:t>
      </w:r>
      <w:r>
        <w:rPr>
          <w:rFonts w:ascii="Times New Roman" w:hAnsi="Times New Roman" w:cs="Times New Roman"/>
          <w:sz w:val="24"/>
          <w:lang w:eastAsia="fr-FR"/>
        </w:rPr>
        <w:t xml:space="preserve">des collections </w:t>
      </w:r>
      <w:r>
        <w:rPr>
          <w:rFonts w:ascii="Times New Roman" w:hAnsi="Times New Roman" w:cs="Times New Roman"/>
          <w:sz w:val="24"/>
          <w:lang w:eastAsia="fr-FR"/>
        </w:rPr>
        <w:t xml:space="preserve">bien trop précis </w:t>
      </w:r>
      <w:r>
        <w:rPr>
          <w:rFonts w:ascii="Times New Roman" w:hAnsi="Times New Roman" w:cs="Times New Roman"/>
          <w:sz w:val="24"/>
          <w:lang w:eastAsia="fr-FR"/>
        </w:rPr>
        <w:t xml:space="preserve">et trompeurs dans la mesure où ils ne correspondent pas au contenu réel de chacune des collections</w:t>
      </w:r>
      <w:r>
        <w:rPr>
          <w:rStyle w:val="2140"/>
          <w:rFonts w:ascii="Times New Roman" w:hAnsi="Times New Roman" w:cs="Times New Roman"/>
          <w:sz w:val="24"/>
          <w:lang w:eastAsia="fr-FR"/>
        </w:rPr>
        <w:footnoteReference w:id="70"/>
      </w:r>
      <w:r>
        <w:rPr>
          <w:rFonts w:ascii="Times New Roman" w:hAnsi="Times New Roman" w:cs="Times New Roman"/>
          <w:sz w:val="24"/>
          <w:lang w:eastAsia="fr-FR"/>
        </w:rPr>
        <w:t xml:space="preserve">. </w:t>
      </w:r>
      <w:r>
        <w:rPr>
          <w:rFonts w:ascii="Times New Roman" w:hAnsi="Times New Roman" w:cs="Times New Roman"/>
          <w:sz w:val="24"/>
          <w:lang w:eastAsia="fr-FR"/>
        </w:rPr>
        <w:t xml:space="preserve">Cela amène à une </w:t>
      </w:r>
      <w:r>
        <w:rPr>
          <w:rFonts w:ascii="Times New Roman" w:hAnsi="Times New Roman" w:cs="Times New Roman"/>
          <w:sz w:val="24"/>
          <w:lang w:eastAsia="fr-FR"/>
        </w:rPr>
        <w:t xml:space="preserve">déception et une frustration des chercheurs lorsqu’ils parcourent le contenu des collections</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00B51B9A"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filtres et les facettes utilisées dans la bibliothèque numéri</w:t>
      </w:r>
      <w:r>
        <w:rPr>
          <w:rFonts w:ascii="Times New Roman" w:hAnsi="Times New Roman" w:cs="Times New Roman"/>
          <w:sz w:val="24"/>
          <w:lang w:eastAsia="fr-FR"/>
        </w:rPr>
        <w:t xml:space="preserve">que ne répondent plus aux besoins des utilisateurs qui s’en plaignent et rejoignent sur ce point le mécontentement des services internes de Cujas notamment le DPCN. Les facettes utilisées dans CujasNum sont issues de l’indexation Hauville. Il s’agit d’une </w:t>
      </w:r>
      <w:r>
        <w:rPr>
          <w:rFonts w:ascii="Times New Roman" w:hAnsi="Times New Roman" w:cs="Times New Roman"/>
          <w:sz w:val="24"/>
          <w:lang w:eastAsia="fr-FR"/>
        </w:rPr>
        <w:t xml:space="preserve">indexation propre à la bibliothèque Cujas créée par Frédérique Hauville, qui déconstruit l’indexation RAMEAU lorsque ce langage ne permet pas une description satisfaisante des documents de la bibliothèque numérique</w:t>
      </w:r>
      <w:r>
        <w:rPr>
          <w:rStyle w:val="2140"/>
          <w:rFonts w:ascii="Times New Roman" w:hAnsi="Times New Roman" w:cs="Times New Roman"/>
          <w:sz w:val="24"/>
          <w:lang w:eastAsia="fr-FR"/>
        </w:rPr>
        <w:footnoteReference w:id="71"/>
      </w:r>
      <w:r>
        <w:rPr>
          <w:rFonts w:ascii="Times New Roman" w:hAnsi="Times New Roman" w:cs="Times New Roman"/>
          <w:sz w:val="24"/>
          <w:lang w:eastAsia="fr-FR"/>
        </w:rPr>
        <w:t xml:space="preserve">.</w:t>
      </w:r>
      <w:r>
        <w:rPr>
          <w:rFonts w:ascii="Times New Roman" w:hAnsi="Times New Roman" w:cs="Times New Roman"/>
          <w:sz w:val="24"/>
          <w:lang w:eastAsia="fr-FR"/>
        </w:rPr>
      </w:r>
    </w:p>
    <w:p w14:paraId="3EF094FF"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filtres générés par l’indexation Hauville sont trop précis (nombre d’enre eux ne sont liés qu’à un seul document), contraignant l’utilisateur dans sa recherche</w:t>
      </w:r>
      <w:r>
        <w:rPr>
          <w:rStyle w:val="2140"/>
          <w:rFonts w:ascii="Times New Roman" w:hAnsi="Times New Roman" w:cs="Times New Roman"/>
          <w:sz w:val="24"/>
          <w:lang w:eastAsia="fr-FR"/>
        </w:rPr>
        <w:footnoteReference w:id="72"/>
      </w:r>
      <w:r>
        <w:rPr>
          <w:rFonts w:ascii="Times New Roman" w:hAnsi="Times New Roman" w:cs="Times New Roman"/>
          <w:sz w:val="24"/>
          <w:lang w:eastAsia="fr-FR"/>
        </w:rPr>
        <w:t xml:space="preserve">. On remarque une </w:t>
      </w:r>
      <w:r>
        <w:rPr>
          <w:rFonts w:ascii="Times New Roman" w:hAnsi="Times New Roman" w:cs="Times New Roman"/>
          <w:sz w:val="24"/>
          <w:lang w:eastAsia="fr-FR"/>
        </w:rPr>
        <w:t xml:space="preserve">forte répétition des mêmes facettes amenant à rendre cette indexation illisible. L’utilisateur ne parvient pas à voir quel filtre il a sélectionné car celui-ci </w:t>
      </w:r>
      <w:r>
        <w:rPr>
          <w:rFonts w:ascii="Times New Roman" w:hAnsi="Times New Roman" w:cs="Times New Roman"/>
          <w:sz w:val="24"/>
          <w:lang w:eastAsia="fr-FR"/>
        </w:rPr>
        <w:t xml:space="preserve">ne se distingue pas dans la masse de filtre existant</w:t>
      </w:r>
      <w:r>
        <w:rPr>
          <w:rStyle w:val="2140"/>
          <w:rFonts w:ascii="Times New Roman" w:hAnsi="Times New Roman" w:cs="Times New Roman"/>
          <w:sz w:val="24"/>
          <w:lang w:eastAsia="fr-FR"/>
        </w:rPr>
        <w:footnoteReference w:id="73"/>
      </w:r>
      <w:r>
        <w:rPr>
          <w:rFonts w:ascii="Times New Roman" w:hAnsi="Times New Roman" w:cs="Times New Roman"/>
          <w:sz w:val="24"/>
          <w:lang w:eastAsia="fr-FR"/>
        </w:rPr>
        <w:t xml:space="preserve">. </w:t>
      </w:r>
      <w:r>
        <w:rPr>
          <w:rFonts w:ascii="Times New Roman" w:hAnsi="Times New Roman" w:cs="Times New Roman"/>
          <w:sz w:val="24"/>
          <w:lang w:eastAsia="fr-FR"/>
        </w:rPr>
        <w:t xml:space="preserve">Certaines des indexations Hauville contiennent le nom d’un ouvrage important </w:t>
      </w:r>
      <w:r>
        <w:rPr>
          <w:rFonts w:ascii="Times New Roman" w:hAnsi="Times New Roman" w:cs="Times New Roman"/>
          <w:sz w:val="24"/>
          <w:lang w:eastAsia="fr-FR"/>
        </w:rPr>
        <w:t xml:space="preserve">de l’histoire du droit : les chercheurs soulignent l’inutilité de cette indexation quand ne recherche par titre suffit pour trouver le document</w:t>
      </w:r>
      <w:r>
        <w:rPr>
          <w:rStyle w:val="2140"/>
          <w:rFonts w:ascii="Times New Roman" w:hAnsi="Times New Roman" w:cs="Times New Roman"/>
          <w:sz w:val="24"/>
          <w:lang w:eastAsia="fr-FR"/>
        </w:rPr>
        <w:footnoteReference w:id="74"/>
      </w:r>
      <w:r>
        <w:rPr>
          <w:rFonts w:ascii="Times New Roman" w:hAnsi="Times New Roman" w:cs="Times New Roman"/>
          <w:sz w:val="24"/>
          <w:lang w:eastAsia="fr-FR"/>
        </w:rPr>
        <w:t xml:space="preserve">. </w:t>
      </w:r>
      <w:r>
        <w:rPr>
          <w:rFonts w:ascii="Times New Roman" w:hAnsi="Times New Roman" w:cs="Times New Roman"/>
          <w:sz w:val="24"/>
          <w:lang w:eastAsia="fr-FR"/>
        </w:rPr>
      </w:r>
    </w:p>
    <w:p w14:paraId="2E90E15E" w14:textId="77777777">
      <w:pPr>
        <w:pStyle w:val="2120"/>
        <w:numPr>
          <w:ilvl w:val="1"/>
          <w:numId w:val="3"/>
        </w:numPr>
        <w:pBdr/>
        <w:spacing w:line="360" w:lineRule="auto"/>
        <w:ind/>
        <w:rPr>
          <w:rFonts w:ascii="Times New Roman" w:hAnsi="Times New Roman" w:cs="Times New Roman"/>
          <w:color w:val="auto"/>
          <w:u w:val="single"/>
        </w:rPr>
      </w:pPr>
      <w:r/>
      <w:bookmarkStart w:id="31" w:name="_Toc235108059"/>
      <w:r>
        <w:rPr>
          <w:rFonts w:ascii="Times New Roman" w:hAnsi="Times New Roman" w:cs="Times New Roman"/>
          <w:color w:val="auto"/>
          <w:u w:val="single"/>
        </w:rPr>
        <w:t xml:space="preserve">Les propositions d’amélioration </w:t>
      </w:r>
      <w:r>
        <w:rPr>
          <w:rFonts w:ascii="Times New Roman" w:hAnsi="Times New Roman" w:cs="Times New Roman"/>
          <w:color w:val="auto"/>
          <w:u w:val="single"/>
        </w:rPr>
        <w:t xml:space="preserve">des répondants</w:t>
      </w:r>
      <w:r>
        <w:rPr>
          <w:rFonts w:ascii="Times New Roman" w:hAnsi="Times New Roman" w:cs="Times New Roman"/>
          <w:color w:val="auto"/>
          <w:u w:val="single"/>
        </w:rPr>
        <w:t xml:space="preserve">:</w:t>
      </w:r>
      <w:bookmarkEnd w:id="31"/>
      <w:r/>
      <w:r>
        <w:rPr>
          <w:rFonts w:ascii="Times New Roman" w:hAnsi="Times New Roman" w:cs="Times New Roman"/>
          <w:color w:val="auto"/>
          <w:u w:val="single"/>
        </w:rPr>
      </w:r>
    </w:p>
    <w:p w14:paraId="07229337" w14:textId="77777777">
      <w:pPr>
        <w:pStyle w:val="2121"/>
        <w:numPr>
          <w:ilvl w:val="2"/>
          <w:numId w:val="3"/>
        </w:numPr>
        <w:pBdr/>
        <w:spacing w:line="360" w:lineRule="auto"/>
        <w:ind/>
        <w:rPr>
          <w:rFonts w:ascii="Times New Roman" w:hAnsi="Times New Roman" w:eastAsia="Times New Roman" w:cs="Times New Roman"/>
          <w:color w:val="auto"/>
          <w:sz w:val="24"/>
          <w:szCs w:val="24"/>
          <w:lang w:eastAsia="fr-FR"/>
        </w:rPr>
      </w:pPr>
      <w:r>
        <w:rPr>
          <w:rFonts w:ascii="Times New Roman" w:hAnsi="Times New Roman" w:eastAsia="Times New Roman" w:cs="Times New Roman"/>
          <w:color w:val="auto"/>
          <w:sz w:val="24"/>
          <w:szCs w:val="24"/>
          <w:lang w:eastAsia="fr-FR"/>
        </w:rPr>
        <w:t xml:space="preserve">Les différents moyens de recherche : recherche simple, avancée et par OCR.</w:t>
      </w:r>
      <w:r>
        <w:rPr>
          <w:rFonts w:ascii="Times New Roman" w:hAnsi="Times New Roman" w:eastAsia="Times New Roman" w:cs="Times New Roman"/>
          <w:color w:val="auto"/>
          <w:sz w:val="24"/>
          <w:szCs w:val="24"/>
          <w:lang w:eastAsia="fr-FR"/>
        </w:rPr>
      </w:r>
    </w:p>
    <w:p w14:paraId="54766412"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Une forte demande </w:t>
      </w:r>
      <w:r>
        <w:rPr>
          <w:rFonts w:ascii="Times New Roman" w:hAnsi="Times New Roman" w:cs="Times New Roman"/>
          <w:sz w:val="24"/>
          <w:lang w:eastAsia="fr-FR"/>
        </w:rPr>
        <w:t xml:space="preserve">a été émise par les chercheurs concernant la recherche plein-texte. Ils </w:t>
      </w:r>
      <w:r>
        <w:rPr>
          <w:rFonts w:ascii="Times New Roman" w:hAnsi="Times New Roman" w:cs="Times New Roman"/>
          <w:sz w:val="24"/>
          <w:lang w:eastAsia="fr-FR"/>
        </w:rPr>
        <w:t xml:space="preserve">insistent en particulier sur la nécessité de disposer à la fois d’une recherche plein texte et de tables des matières ce qui constitue un véritable atout</w:t>
      </w:r>
      <w:r>
        <w:rPr>
          <w:rFonts w:ascii="Times New Roman" w:hAnsi="Times New Roman" w:cs="Times New Roman"/>
          <w:sz w:val="24"/>
          <w:lang w:eastAsia="fr-FR"/>
        </w:rPr>
        <w:t xml:space="preserve"> pour mener leur</w:t>
      </w:r>
      <w:r>
        <w:rPr>
          <w:rFonts w:ascii="Times New Roman" w:hAnsi="Times New Roman" w:cs="Times New Roman"/>
          <w:sz w:val="24"/>
          <w:lang w:eastAsia="fr-FR"/>
        </w:rPr>
        <w:t xml:space="preserve">s</w:t>
      </w:r>
      <w:r>
        <w:rPr>
          <w:rFonts w:ascii="Times New Roman" w:hAnsi="Times New Roman" w:cs="Times New Roman"/>
          <w:sz w:val="24"/>
          <w:lang w:eastAsia="fr-FR"/>
        </w:rPr>
        <w:t xml:space="preserve"> recherche</w:t>
      </w:r>
      <w:r>
        <w:rPr>
          <w:rFonts w:ascii="Times New Roman" w:hAnsi="Times New Roman" w:cs="Times New Roman"/>
          <w:sz w:val="24"/>
          <w:lang w:eastAsia="fr-FR"/>
        </w:rPr>
        <w:t xml:space="preserve">s</w:t>
      </w:r>
      <w:r>
        <w:rPr>
          <w:rFonts w:ascii="Times New Roman" w:hAnsi="Times New Roman" w:cs="Times New Roman"/>
          <w:sz w:val="24"/>
          <w:lang w:eastAsia="fr-FR"/>
        </w:rPr>
        <w:t xml:space="preserve"> dans de bonnes conditions</w:t>
      </w:r>
      <w:r>
        <w:rPr>
          <w:rStyle w:val="2140"/>
          <w:rFonts w:ascii="Times New Roman" w:hAnsi="Times New Roman" w:cs="Times New Roman"/>
          <w:sz w:val="24"/>
          <w:lang w:eastAsia="fr-FR"/>
        </w:rPr>
        <w:footnoteReference w:id="75"/>
      </w:r>
      <w:r>
        <w:rPr>
          <w:rFonts w:ascii="Times New Roman" w:hAnsi="Times New Roman" w:cs="Times New Roman"/>
          <w:sz w:val="24"/>
          <w:lang w:eastAsia="fr-FR"/>
        </w:rPr>
        <w:t xml:space="preserve">. </w:t>
      </w:r>
      <w:r>
        <w:rPr>
          <w:rFonts w:ascii="Times New Roman" w:hAnsi="Times New Roman" w:cs="Times New Roman"/>
          <w:sz w:val="24"/>
          <w:lang w:eastAsia="fr-FR"/>
        </w:rPr>
        <w:t xml:space="preserve">Ces deux éléments permettent une manipulation du document numérique proche de celle du livre papier</w:t>
      </w:r>
      <w:r>
        <w:rPr>
          <w:rStyle w:val="2140"/>
          <w:rFonts w:ascii="Times New Roman" w:hAnsi="Times New Roman" w:cs="Times New Roman"/>
          <w:sz w:val="24"/>
          <w:lang w:eastAsia="fr-FR"/>
        </w:rPr>
        <w:footnoteReference w:id="76"/>
      </w:r>
      <w:r>
        <w:rPr>
          <w:rFonts w:ascii="Times New Roman" w:hAnsi="Times New Roman" w:cs="Times New Roman"/>
          <w:sz w:val="24"/>
          <w:lang w:eastAsia="fr-FR"/>
        </w:rPr>
        <w:t xml:space="preserve">. </w:t>
      </w:r>
      <w:r>
        <w:rPr>
          <w:rFonts w:ascii="Times New Roman" w:hAnsi="Times New Roman" w:cs="Times New Roman"/>
          <w:sz w:val="24"/>
          <w:lang w:eastAsia="fr-FR"/>
        </w:rPr>
      </w:r>
    </w:p>
    <w:p w14:paraId="5CE9DE21"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Il faudrait signaler dans la notice ou à un autre endroit dans la bibliothèque num</w:t>
      </w:r>
      <w:r>
        <w:rPr>
          <w:rFonts w:ascii="Times New Roman" w:hAnsi="Times New Roman" w:cs="Times New Roman"/>
          <w:sz w:val="24"/>
          <w:lang w:eastAsia="fr-FR"/>
        </w:rPr>
        <w:t xml:space="preserve">érique le taux d’océrisation réelle des documents. De nombreux documents ont été océrisés mais n’ont pas été signalé. Cette mention devrait figurer sur la page du document afin que l’on puisse filtrer la liste de résultats avec juste les documents océrisés</w:t>
      </w:r>
      <w:r>
        <w:rPr>
          <w:rStyle w:val="2140"/>
          <w:rFonts w:ascii="Times New Roman" w:hAnsi="Times New Roman" w:cs="Times New Roman"/>
          <w:sz w:val="24"/>
          <w:lang w:eastAsia="fr-FR"/>
        </w:rPr>
        <w:footnoteReference w:id="77"/>
      </w:r>
      <w:r>
        <w:rPr>
          <w:rFonts w:ascii="Times New Roman" w:hAnsi="Times New Roman" w:cs="Times New Roman"/>
          <w:sz w:val="24"/>
          <w:lang w:eastAsia="fr-FR"/>
        </w:rPr>
        <w:t xml:space="preserve">.</w:t>
      </w:r>
      <w:r>
        <w:rPr>
          <w:rFonts w:ascii="Times New Roman" w:hAnsi="Times New Roman" w:cs="Times New Roman"/>
          <w:sz w:val="24"/>
          <w:lang w:eastAsia="fr-FR"/>
        </w:rPr>
      </w:r>
    </w:p>
    <w:p w14:paraId="12FB7ECB" w14:textId="77777777">
      <w:pPr>
        <w:pStyle w:val="2121"/>
        <w:numPr>
          <w:ilvl w:val="2"/>
          <w:numId w:val="3"/>
        </w:numPr>
        <w:pBdr/>
        <w:spacing w:line="360" w:lineRule="auto"/>
        <w:ind/>
        <w:rPr>
          <w:rFonts w:ascii="Times New Roman" w:hAnsi="Times New Roman" w:eastAsia="Times New Roman" w:cs="Times New Roman"/>
          <w:color w:val="auto"/>
          <w:sz w:val="24"/>
          <w:lang w:eastAsia="fr-FR"/>
        </w:rPr>
      </w:pPr>
      <w:r>
        <w:rPr>
          <w:rFonts w:ascii="Times New Roman" w:hAnsi="Times New Roman" w:eastAsia="Times New Roman" w:cs="Times New Roman"/>
          <w:color w:val="auto"/>
          <w:sz w:val="24"/>
          <w:lang w:eastAsia="fr-FR"/>
        </w:rPr>
        <w:t xml:space="preserve">Navigation par thèmes </w:t>
      </w:r>
      <w:r>
        <w:rPr>
          <w:rFonts w:ascii="Times New Roman" w:hAnsi="Times New Roman" w:eastAsia="Times New Roman" w:cs="Times New Roman"/>
          <w:color w:val="auto"/>
          <w:sz w:val="24"/>
          <w:lang w:eastAsia="fr-FR"/>
        </w:rPr>
      </w:r>
    </w:p>
    <w:p w14:paraId="553BED50"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Actuellement, les collections sont créées grâce à des requêtes</w:t>
      </w:r>
      <w:r>
        <w:rPr>
          <w:rStyle w:val="2140"/>
          <w:rFonts w:ascii="Times New Roman" w:hAnsi="Times New Roman" w:cs="Times New Roman"/>
          <w:sz w:val="24"/>
          <w:lang w:eastAsia="fr-FR"/>
        </w:rPr>
        <w:footnoteReference w:id="78"/>
      </w:r>
      <w:r>
        <w:rPr>
          <w:rFonts w:ascii="Times New Roman" w:hAnsi="Times New Roman" w:cs="Times New Roman"/>
          <w:sz w:val="24"/>
          <w:lang w:eastAsia="fr-FR"/>
        </w:rPr>
        <w:t xml:space="preserve">. Il serait nécessaire de proposer un autre modèle de construction de collection pour permettre la création de collection et de sous-collection à l’intérieur de celle-ci tout en ajoutant de l’éditorialisation pour justifier les choix</w:t>
      </w:r>
      <w:r>
        <w:rPr>
          <w:rStyle w:val="2140"/>
          <w:rFonts w:ascii="Times New Roman" w:hAnsi="Times New Roman" w:cs="Times New Roman"/>
          <w:sz w:val="24"/>
          <w:lang w:eastAsia="fr-FR"/>
        </w:rPr>
        <w:footnoteReference w:id="79"/>
      </w:r>
      <w:r>
        <w:rPr>
          <w:rFonts w:ascii="Times New Roman" w:hAnsi="Times New Roman" w:cs="Times New Roman"/>
          <w:sz w:val="24"/>
          <w:lang w:eastAsia="fr-FR"/>
        </w:rPr>
        <w:t xml:space="preserve">. </w:t>
      </w:r>
      <w:r>
        <w:rPr>
          <w:rFonts w:ascii="Times New Roman" w:hAnsi="Times New Roman" w:cs="Times New Roman"/>
          <w:sz w:val="24"/>
          <w:lang w:eastAsia="fr-FR"/>
        </w:rPr>
        <w:t xml:space="preserve">Pour eux, aucune constitution n’est mauvaise </w:t>
      </w:r>
      <w:r>
        <w:rPr>
          <w:rFonts w:ascii="Times New Roman" w:hAnsi="Times New Roman" w:cs="Times New Roman"/>
          <w:sz w:val="24"/>
          <w:lang w:eastAsia="fr-FR"/>
        </w:rPr>
        <w:t xml:space="preserve">en soi tant qu’elle peut être justifiée et expliquée</w:t>
      </w:r>
      <w:r>
        <w:rPr>
          <w:rStyle w:val="2140"/>
          <w:rFonts w:ascii="Times New Roman" w:hAnsi="Times New Roman" w:cs="Times New Roman"/>
          <w:sz w:val="24"/>
          <w:lang w:eastAsia="fr-FR"/>
        </w:rPr>
        <w:footnoteReference w:id="80"/>
      </w:r>
      <w:r>
        <w:rPr>
          <w:rFonts w:ascii="Times New Roman" w:hAnsi="Times New Roman" w:cs="Times New Roman"/>
          <w:sz w:val="24"/>
          <w:lang w:eastAsia="fr-FR"/>
        </w:rPr>
        <w:t xml:space="preserve">.</w:t>
      </w:r>
      <w:r>
        <w:rPr>
          <w:rFonts w:ascii="Times New Roman" w:hAnsi="Times New Roman" w:cs="Times New Roman"/>
          <w:sz w:val="24"/>
          <w:lang w:eastAsia="fr-FR"/>
        </w:rPr>
      </w:r>
    </w:p>
    <w:p w14:paraId="770BFF69" w14:textId="77777777">
      <w:pPr>
        <w:pStyle w:val="2121"/>
        <w:numPr>
          <w:ilvl w:val="2"/>
          <w:numId w:val="3"/>
        </w:numPr>
        <w:pBdr/>
        <w:spacing w:line="360" w:lineRule="auto"/>
        <w:ind/>
        <w:jc w:val="both"/>
        <w:rPr>
          <w:rFonts w:ascii="Times New Roman" w:hAnsi="Times New Roman" w:eastAsia="Times New Roman" w:cs="Times New Roman"/>
          <w:color w:val="auto"/>
          <w:sz w:val="24"/>
          <w:lang w:eastAsia="fr-FR"/>
        </w:rPr>
      </w:pPr>
      <w:r>
        <w:rPr>
          <w:rFonts w:ascii="Times New Roman" w:hAnsi="Times New Roman" w:eastAsia="Times New Roman" w:cs="Times New Roman"/>
          <w:color w:val="auto"/>
          <w:sz w:val="24"/>
          <w:lang w:eastAsia="fr-FR"/>
        </w:rPr>
        <w:t xml:space="preserve">Filtres et facettes </w:t>
      </w:r>
      <w:r>
        <w:rPr>
          <w:rFonts w:ascii="Times New Roman" w:hAnsi="Times New Roman" w:eastAsia="Times New Roman" w:cs="Times New Roman"/>
          <w:color w:val="auto"/>
          <w:sz w:val="24"/>
          <w:lang w:eastAsia="fr-FR"/>
        </w:rPr>
      </w:r>
    </w:p>
    <w:p w14:paraId="225247D2"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Il faudrait pour les filtres et les facettes en mettre qui soient plus générales</w:t>
      </w:r>
      <w:r>
        <w:rPr>
          <w:rFonts w:ascii="Times New Roman" w:hAnsi="Times New Roman" w:cs="Times New Roman"/>
          <w:sz w:val="24"/>
          <w:lang w:eastAsia="fr-FR"/>
        </w:rPr>
        <w:t xml:space="preserve"> et regroupant plusieurs documents</w:t>
      </w:r>
      <w:r>
        <w:rPr>
          <w:rFonts w:ascii="Times New Roman" w:hAnsi="Times New Roman" w:cs="Times New Roman"/>
          <w:sz w:val="24"/>
          <w:lang w:eastAsia="fr-FR"/>
        </w:rPr>
        <w:t xml:space="preserve">. Il serait également important que celle</w:t>
      </w:r>
      <w:r>
        <w:rPr>
          <w:rFonts w:ascii="Times New Roman" w:hAnsi="Times New Roman" w:cs="Times New Roman"/>
          <w:sz w:val="24"/>
          <w:lang w:eastAsia="fr-FR"/>
        </w:rPr>
        <w:t xml:space="preserve">s</w:t>
      </w:r>
      <w:r>
        <w:rPr>
          <w:rFonts w:ascii="Times New Roman" w:hAnsi="Times New Roman" w:cs="Times New Roman"/>
          <w:sz w:val="24"/>
          <w:lang w:eastAsia="fr-FR"/>
        </w:rPr>
        <w:t xml:space="preserve">-ci puissent prendre en compte les différents types de documents surtout si l’on souhaite ajouter des périodiques. Un filtre trop précis n’est pas forcément pertinent pour ce type de contenu</w:t>
      </w:r>
      <w:r>
        <w:rPr>
          <w:rStyle w:val="2140"/>
          <w:rFonts w:ascii="Times New Roman" w:hAnsi="Times New Roman" w:cs="Times New Roman"/>
          <w:sz w:val="24"/>
          <w:lang w:eastAsia="fr-FR"/>
        </w:rPr>
        <w:footnoteReference w:id="81"/>
      </w:r>
      <w:r>
        <w:rPr>
          <w:rFonts w:ascii="Times New Roman" w:hAnsi="Times New Roman" w:cs="Times New Roman"/>
          <w:sz w:val="24"/>
          <w:lang w:eastAsia="fr-FR"/>
        </w:rPr>
        <w:t xml:space="preserve">. </w:t>
      </w:r>
      <w:r>
        <w:rPr>
          <w:rFonts w:ascii="Times New Roman" w:hAnsi="Times New Roman" w:cs="Times New Roman"/>
          <w:sz w:val="24"/>
          <w:lang w:eastAsia="fr-FR"/>
        </w:rPr>
      </w:r>
    </w:p>
    <w:p w14:paraId="499A13B0"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Il peut être utile d’avoir des facettes mieux</w:t>
      </w:r>
      <w:r>
        <w:rPr>
          <w:rFonts w:ascii="Times New Roman" w:hAnsi="Times New Roman" w:cs="Times New Roman"/>
          <w:sz w:val="24"/>
          <w:lang w:eastAsia="fr-FR"/>
        </w:rPr>
        <w:t xml:space="preserve"> constituées, proposant une arborescence claire à plusieurs niveaux (exemple : une entrée code peut être déclinée en code français et code étranger)</w:t>
      </w:r>
      <w:r>
        <w:rPr>
          <w:rStyle w:val="2140"/>
          <w:rFonts w:ascii="Times New Roman" w:hAnsi="Times New Roman" w:cs="Times New Roman"/>
          <w:sz w:val="24"/>
          <w:lang w:eastAsia="fr-FR"/>
        </w:rPr>
        <w:footnoteReference w:id="82"/>
      </w:r>
      <w:r>
        <w:rPr>
          <w:rFonts w:ascii="Times New Roman" w:hAnsi="Times New Roman" w:cs="Times New Roman"/>
          <w:sz w:val="24"/>
          <w:lang w:eastAsia="fr-FR"/>
        </w:rPr>
        <w:t xml:space="preserve">.</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36F21CF5" w14:textId="77777777">
      <w:pPr>
        <w:pStyle w:val="2119"/>
        <w:numPr>
          <w:ilvl w:val="0"/>
          <w:numId w:val="3"/>
        </w:numPr>
        <w:pBdr/>
        <w:spacing w:line="360" w:lineRule="auto"/>
        <w:ind/>
        <w:rPr>
          <w:rFonts w:ascii="Times New Roman" w:hAnsi="Times New Roman" w:cs="Times New Roman"/>
          <w:b/>
          <w:color w:val="auto"/>
        </w:rPr>
      </w:pPr>
      <w:r/>
      <w:bookmarkStart w:id="32" w:name="_Toc235108060"/>
      <w:r>
        <w:rPr>
          <w:rFonts w:ascii="Times New Roman" w:hAnsi="Times New Roman" w:cs="Times New Roman"/>
          <w:b/>
          <w:color w:val="auto"/>
        </w:rPr>
        <w:t xml:space="preserve">La consultation :</w:t>
      </w:r>
      <w:bookmarkEnd w:id="32"/>
      <w:r/>
      <w:r>
        <w:rPr>
          <w:rFonts w:ascii="Times New Roman" w:hAnsi="Times New Roman" w:cs="Times New Roman"/>
          <w:b/>
          <w:color w:val="auto"/>
        </w:rPr>
      </w:r>
    </w:p>
    <w:p w14:paraId="014DAA91" w14:textId="77777777">
      <w:pPr>
        <w:pStyle w:val="2120"/>
        <w:numPr>
          <w:ilvl w:val="1"/>
          <w:numId w:val="3"/>
        </w:numPr>
        <w:pBdr/>
        <w:spacing w:line="360" w:lineRule="auto"/>
        <w:ind/>
        <w:rPr>
          <w:rFonts w:ascii="Times New Roman" w:hAnsi="Times New Roman" w:cs="Times New Roman"/>
          <w:color w:val="auto"/>
          <w:u w:val="single"/>
        </w:rPr>
      </w:pPr>
      <w:r/>
      <w:bookmarkStart w:id="33" w:name="_Toc235108061"/>
      <w:r>
        <w:rPr>
          <w:rFonts w:ascii="Times New Roman" w:hAnsi="Times New Roman" w:cs="Times New Roman"/>
          <w:color w:val="auto"/>
          <w:u w:val="single"/>
        </w:rPr>
        <w:t xml:space="preserve">L’analyse de l’existant :</w:t>
      </w:r>
      <w:bookmarkEnd w:id="33"/>
      <w:r/>
      <w:r>
        <w:rPr>
          <w:rFonts w:ascii="Times New Roman" w:hAnsi="Times New Roman" w:cs="Times New Roman"/>
          <w:color w:val="auto"/>
          <w:u w:val="single"/>
        </w:rPr>
      </w:r>
    </w:p>
    <w:p w14:paraId="1B951BB3"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Dans CujasNum, la visionneuse JPEG fonctionne bien et est de bonne qualité. Elle permet d’intégrer la table des matières en prenant en compte l’arborescence</w:t>
      </w:r>
      <w:r>
        <w:rPr>
          <w:rFonts w:ascii="Times New Roman" w:hAnsi="Times New Roman" w:cs="Times New Roman"/>
          <w:sz w:val="24"/>
          <w:lang w:eastAsia="fr-FR"/>
        </w:rPr>
        <w:t xml:space="preserve"> complète. Elle peut aller jusqu’à</w:t>
      </w:r>
      <w:r>
        <w:rPr>
          <w:rFonts w:ascii="Times New Roman" w:hAnsi="Times New Roman" w:cs="Times New Roman"/>
          <w:sz w:val="24"/>
          <w:lang w:eastAsia="fr-FR"/>
        </w:rPr>
        <w:t xml:space="preserve"> sept niveaux</w:t>
      </w:r>
      <w:r>
        <w:rPr>
          <w:rStyle w:val="2140"/>
          <w:rFonts w:ascii="Times New Roman" w:hAnsi="Times New Roman" w:cs="Times New Roman"/>
          <w:sz w:val="24"/>
          <w:lang w:eastAsia="fr-FR"/>
        </w:rPr>
        <w:footnoteReference w:id="83"/>
      </w:r>
      <w:r>
        <w:rPr>
          <w:rFonts w:ascii="Times New Roman" w:hAnsi="Times New Roman" w:cs="Times New Roman"/>
          <w:sz w:val="24"/>
          <w:lang w:eastAsia="fr-FR"/>
        </w:rPr>
        <w:t xml:space="preserve">. </w:t>
      </w:r>
      <w:r>
        <w:rPr>
          <w:rFonts w:ascii="Times New Roman" w:hAnsi="Times New Roman" w:cs="Times New Roman"/>
          <w:sz w:val="24"/>
          <w:lang w:eastAsia="fr-FR"/>
        </w:rPr>
        <w:t xml:space="preserve">La table des matières est d’ailleurs cliquable directement dans la visionneuse ainsi qu’à l’intérieur du PDF</w:t>
      </w:r>
      <w:r>
        <w:rPr>
          <w:rFonts w:ascii="Times New Roman" w:hAnsi="Times New Roman" w:cs="Times New Roman"/>
          <w:sz w:val="24"/>
          <w:lang w:eastAsia="fr-FR"/>
        </w:rPr>
        <w:t xml:space="preserve">,</w:t>
      </w:r>
      <w:r>
        <w:rPr>
          <w:rFonts w:ascii="Times New Roman" w:hAnsi="Times New Roman" w:cs="Times New Roman"/>
          <w:sz w:val="24"/>
          <w:lang w:eastAsia="fr-FR"/>
        </w:rPr>
        <w:t xml:space="preserve"> une aide à la recherche grandement appréciée par les chercheurs</w:t>
      </w:r>
      <w:r>
        <w:rPr>
          <w:rStyle w:val="2140"/>
          <w:rFonts w:ascii="Times New Roman" w:hAnsi="Times New Roman" w:cs="Times New Roman"/>
          <w:sz w:val="24"/>
          <w:lang w:eastAsia="fr-FR"/>
        </w:rPr>
        <w:footnoteReference w:id="84"/>
      </w:r>
      <w:r>
        <w:rPr>
          <w:rFonts w:ascii="Times New Roman" w:hAnsi="Times New Roman" w:cs="Times New Roman"/>
          <w:sz w:val="24"/>
          <w:lang w:eastAsia="fr-FR"/>
        </w:rPr>
        <w:t xml:space="preserve">.</w:t>
      </w:r>
      <w:r>
        <w:rPr>
          <w:rFonts w:ascii="Times New Roman" w:hAnsi="Times New Roman" w:cs="Times New Roman"/>
          <w:sz w:val="24"/>
          <w:lang w:eastAsia="fr-FR"/>
        </w:rPr>
      </w:r>
    </w:p>
    <w:p w14:paraId="42545D26"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Dans Codex, on observe </w:t>
      </w:r>
      <w:r>
        <w:rPr>
          <w:rFonts w:ascii="Times New Roman" w:hAnsi="Times New Roman" w:cs="Times New Roman"/>
          <w:sz w:val="24"/>
          <w:lang w:eastAsia="fr-FR"/>
        </w:rPr>
        <w:t xml:space="preserve">que </w:t>
      </w:r>
      <w:r>
        <w:rPr>
          <w:rFonts w:ascii="Times New Roman" w:hAnsi="Times New Roman" w:cs="Times New Roman"/>
          <w:sz w:val="24"/>
          <w:lang w:eastAsia="fr-FR"/>
        </w:rPr>
        <w:t xml:space="preserve">plusieurs visionneuses ont été mises à dispositions ce qui est un avantage certain dans le cas où l’on souhaite élargir son public. En donnant au lecteur, le choix de l’utilisation de la visionneuse entre une plus simple à prendre en main, </w:t>
      </w:r>
      <w:r>
        <w:rPr>
          <w:rFonts w:ascii="Times New Roman" w:hAnsi="Times New Roman" w:cs="Times New Roman"/>
          <w:i/>
          <w:sz w:val="24"/>
          <w:lang w:eastAsia="fr-FR"/>
        </w:rPr>
        <w:t xml:space="preserve">UniversalViewer</w:t>
      </w:r>
      <w:r>
        <w:rPr>
          <w:rFonts w:ascii="Times New Roman" w:hAnsi="Times New Roman" w:cs="Times New Roman"/>
          <w:sz w:val="24"/>
          <w:lang w:eastAsia="fr-FR"/>
        </w:rPr>
        <w:t xml:space="preserve"> et celle plus technique, </w:t>
      </w:r>
      <w:r>
        <w:rPr>
          <w:rFonts w:ascii="Times New Roman" w:hAnsi="Times New Roman" w:cs="Times New Roman"/>
          <w:i/>
          <w:sz w:val="24"/>
          <w:lang w:eastAsia="fr-FR"/>
        </w:rPr>
        <w:t xml:space="preserve">Mirador</w:t>
      </w:r>
      <w:r>
        <w:rPr>
          <w:rStyle w:val="2140"/>
          <w:rFonts w:ascii="Times New Roman" w:hAnsi="Times New Roman" w:cs="Times New Roman"/>
          <w:i/>
          <w:sz w:val="24"/>
          <w:lang w:eastAsia="fr-FR"/>
        </w:rPr>
        <w:footnoteReference w:id="85"/>
      </w:r>
      <w:r>
        <w:rPr>
          <w:rFonts w:ascii="Times New Roman" w:hAnsi="Times New Roman" w:cs="Times New Roman"/>
          <w:sz w:val="24"/>
          <w:lang w:eastAsia="fr-FR"/>
        </w:rPr>
        <w:t xml:space="preserve">. Cela laisse l’utilisateur libre sur la manière dont il souhaite consulter le document en ligne tout en limitant la frustration de celui-ci dans le cas où il aurait d</w:t>
      </w:r>
      <w:r>
        <w:rPr>
          <w:rFonts w:ascii="Times New Roman" w:hAnsi="Times New Roman" w:cs="Times New Roman"/>
          <w:sz w:val="24"/>
          <w:lang w:eastAsia="fr-FR"/>
        </w:rPr>
        <w:t xml:space="preserve">u</w:t>
      </w:r>
      <w:r>
        <w:rPr>
          <w:rFonts w:ascii="Times New Roman" w:hAnsi="Times New Roman" w:cs="Times New Roman"/>
          <w:sz w:val="24"/>
          <w:lang w:eastAsia="fr-FR"/>
        </w:rPr>
        <w:t xml:space="preserve"> mal à </w:t>
      </w:r>
      <w:r>
        <w:rPr>
          <w:rFonts w:ascii="Times New Roman" w:hAnsi="Times New Roman" w:cs="Times New Roman"/>
          <w:sz w:val="24"/>
          <w:lang w:eastAsia="fr-FR"/>
        </w:rPr>
        <w:t xml:space="preserve">en </w:t>
      </w:r>
      <w:r>
        <w:rPr>
          <w:rFonts w:ascii="Times New Roman" w:hAnsi="Times New Roman" w:cs="Times New Roman"/>
          <w:sz w:val="24"/>
          <w:lang w:eastAsia="fr-FR"/>
        </w:rPr>
        <w:t xml:space="preserve">utiliser une.</w:t>
      </w:r>
      <w:r>
        <w:rPr>
          <w:rFonts w:ascii="Times New Roman" w:hAnsi="Times New Roman" w:cs="Times New Roman"/>
          <w:sz w:val="24"/>
          <w:lang w:eastAsia="fr-FR"/>
        </w:rPr>
      </w:r>
    </w:p>
    <w:p w14:paraId="398645D9"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Toutefois, dans Codex, on remarque que </w:t>
      </w:r>
      <w:r>
        <w:rPr>
          <w:rFonts w:ascii="Times New Roman" w:hAnsi="Times New Roman" w:cs="Times New Roman"/>
          <w:sz w:val="24"/>
          <w:lang w:eastAsia="fr-FR"/>
        </w:rPr>
        <w:t xml:space="preserve">Mirador a du</w:t>
      </w:r>
      <w:r>
        <w:rPr>
          <w:rFonts w:ascii="Times New Roman" w:hAnsi="Times New Roman" w:cs="Times New Roman"/>
          <w:sz w:val="24"/>
          <w:lang w:eastAsia="fr-FR"/>
        </w:rPr>
        <w:t xml:space="preserve"> mal à afficher la table des matières</w:t>
      </w:r>
      <w:r>
        <w:rPr>
          <w:rFonts w:ascii="Times New Roman" w:hAnsi="Times New Roman" w:cs="Times New Roman"/>
          <w:sz w:val="24"/>
          <w:lang w:eastAsia="fr-FR"/>
        </w:rPr>
        <w:t xml:space="preserve">, en raison du niveau d’arborescence et de caractères trop restreints</w:t>
      </w:r>
      <w:r>
        <w:rPr>
          <w:rStyle w:val="2140"/>
          <w:rFonts w:ascii="Times New Roman" w:hAnsi="Times New Roman" w:cs="Times New Roman"/>
          <w:sz w:val="24"/>
          <w:lang w:eastAsia="fr-FR"/>
        </w:rPr>
        <w:footnoteReference w:id="86"/>
      </w:r>
      <w:r>
        <w:rPr>
          <w:rFonts w:ascii="Times New Roman" w:hAnsi="Times New Roman" w:cs="Times New Roman"/>
          <w:sz w:val="24"/>
          <w:lang w:eastAsia="fr-FR"/>
        </w:rPr>
        <w:t xml:space="preserve">.</w:t>
      </w:r>
      <w:r>
        <w:rPr>
          <w:rFonts w:ascii="Times New Roman" w:hAnsi="Times New Roman" w:cs="Times New Roman"/>
          <w:sz w:val="24"/>
          <w:lang w:eastAsia="fr-FR"/>
        </w:rPr>
      </w:r>
    </w:p>
    <w:p w14:paraId="6F32591D"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chercheurs </w:t>
      </w:r>
      <w:r>
        <w:rPr>
          <w:rFonts w:ascii="Times New Roman" w:hAnsi="Times New Roman" w:cs="Times New Roman"/>
          <w:sz w:val="24"/>
          <w:lang w:eastAsia="fr-FR"/>
        </w:rPr>
        <w:t xml:space="preserve">sont satisfaits</w:t>
      </w:r>
      <w:r>
        <w:rPr>
          <w:rFonts w:ascii="Times New Roman" w:hAnsi="Times New Roman" w:cs="Times New Roman"/>
          <w:sz w:val="24"/>
          <w:lang w:eastAsia="fr-FR"/>
        </w:rPr>
        <w:t xml:space="preserve"> de pouvoir télécharger le document sous format PDF</w:t>
      </w:r>
      <w:r>
        <w:rPr>
          <w:rStyle w:val="2140"/>
          <w:rFonts w:ascii="Times New Roman" w:hAnsi="Times New Roman" w:cs="Times New Roman"/>
          <w:sz w:val="24"/>
          <w:lang w:eastAsia="fr-FR"/>
        </w:rPr>
        <w:footnoteReference w:id="87"/>
      </w:r>
      <w:r>
        <w:rPr>
          <w:rFonts w:ascii="Times New Roman" w:hAnsi="Times New Roman" w:cs="Times New Roman"/>
          <w:sz w:val="24"/>
          <w:lang w:eastAsia="fr-FR"/>
        </w:rPr>
        <w:t xml:space="preserve">. C’est un format que tous connaissent et apprécient.</w:t>
      </w:r>
      <w:r>
        <w:rPr>
          <w:rFonts w:ascii="Times New Roman" w:hAnsi="Times New Roman" w:cs="Times New Roman"/>
          <w:sz w:val="24"/>
          <w:lang w:eastAsia="fr-FR"/>
        </w:rPr>
      </w:r>
    </w:p>
    <w:p w14:paraId="7991B215" w14:textId="77777777">
      <w:pPr>
        <w:pStyle w:val="2120"/>
        <w:numPr>
          <w:ilvl w:val="1"/>
          <w:numId w:val="3"/>
        </w:numPr>
        <w:pBdr/>
        <w:spacing w:line="360" w:lineRule="auto"/>
        <w:ind/>
        <w:rPr>
          <w:rFonts w:ascii="Times New Roman" w:hAnsi="Times New Roman" w:cs="Times New Roman"/>
          <w:color w:val="auto"/>
          <w:u w:val="single"/>
        </w:rPr>
      </w:pPr>
      <w:r/>
      <w:bookmarkStart w:id="34" w:name="_Toc235108062"/>
      <w:r>
        <w:rPr>
          <w:rFonts w:ascii="Times New Roman" w:hAnsi="Times New Roman" w:cs="Times New Roman"/>
          <w:color w:val="auto"/>
          <w:u w:val="single"/>
        </w:rPr>
        <w:t xml:space="preserve">Les propositions d’amélioration</w:t>
      </w:r>
      <w:r>
        <w:rPr>
          <w:rFonts w:ascii="Times New Roman" w:hAnsi="Times New Roman" w:cs="Times New Roman"/>
          <w:color w:val="auto"/>
          <w:u w:val="single"/>
        </w:rPr>
        <w:t xml:space="preserve"> des répondants</w:t>
      </w:r>
      <w:r>
        <w:rPr>
          <w:rFonts w:ascii="Times New Roman" w:hAnsi="Times New Roman" w:cs="Times New Roman"/>
          <w:color w:val="auto"/>
          <w:u w:val="single"/>
        </w:rPr>
        <w:t xml:space="preserve"> :</w:t>
      </w:r>
      <w:bookmarkEnd w:id="34"/>
      <w:r/>
      <w:r>
        <w:rPr>
          <w:rFonts w:ascii="Times New Roman" w:hAnsi="Times New Roman" w:cs="Times New Roman"/>
          <w:color w:val="auto"/>
          <w:u w:val="single"/>
        </w:rPr>
      </w:r>
    </w:p>
    <w:p w14:paraId="6569B5E7"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chercheurs aimeraient avoir la possibilité de pouvoir comparer deux documents sur la même interface, ou d’extraire une partie du texte qui les intéressent afin de les mettre dans leurs cours</w:t>
      </w:r>
      <w:r>
        <w:rPr>
          <w:rStyle w:val="2140"/>
          <w:rFonts w:ascii="Times New Roman" w:hAnsi="Times New Roman" w:cs="Times New Roman"/>
          <w:sz w:val="24"/>
          <w:lang w:eastAsia="fr-FR"/>
        </w:rPr>
        <w:footnoteReference w:id="88"/>
      </w:r>
      <w:r>
        <w:rPr>
          <w:rFonts w:ascii="Times New Roman" w:hAnsi="Times New Roman" w:cs="Times New Roman"/>
          <w:sz w:val="24"/>
          <w:lang w:eastAsia="fr-FR"/>
        </w:rPr>
        <w:t xml:space="preserve">. </w:t>
      </w:r>
      <w:r>
        <w:rPr>
          <w:rFonts w:ascii="Times New Roman" w:hAnsi="Times New Roman" w:cs="Times New Roman"/>
          <w:sz w:val="24"/>
          <w:lang w:eastAsia="fr-FR"/>
        </w:rPr>
      </w:r>
    </w:p>
    <w:p w14:paraId="23745CE0"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chercheurs sont nombreux à souhaiter disposer d’un téléchargement leur permettant de ne télécharger qu’une partie du document et de sélectionner les pages qu’ils souhaitent</w:t>
      </w:r>
      <w:r>
        <w:rPr>
          <w:rStyle w:val="2140"/>
          <w:rFonts w:ascii="Times New Roman" w:hAnsi="Times New Roman" w:cs="Times New Roman"/>
          <w:sz w:val="24"/>
          <w:lang w:eastAsia="fr-FR"/>
        </w:rPr>
        <w:footnoteReference w:id="89"/>
      </w:r>
      <w:r>
        <w:rPr>
          <w:rFonts w:ascii="Times New Roman" w:hAnsi="Times New Roman" w:cs="Times New Roman"/>
          <w:sz w:val="24"/>
          <w:lang w:eastAsia="fr-FR"/>
        </w:rPr>
        <w:t xml:space="preserve">. </w:t>
      </w:r>
      <w:r>
        <w:rPr>
          <w:rFonts w:ascii="Times New Roman" w:hAnsi="Times New Roman" w:cs="Times New Roman"/>
          <w:sz w:val="24"/>
          <w:lang w:eastAsia="fr-FR"/>
        </w:rPr>
        <w:t xml:space="preserve">Le cas </w:t>
      </w:r>
      <w:r>
        <w:rPr>
          <w:rFonts w:ascii="Times New Roman" w:hAnsi="Times New Roman" w:cs="Times New Roman"/>
          <w:sz w:val="24"/>
          <w:lang w:eastAsia="fr-FR"/>
        </w:rPr>
        <w:t xml:space="preserve">échéant, il serait apprécié de pouvoir conserver </w:t>
      </w:r>
      <w:r>
        <w:rPr>
          <w:rFonts w:ascii="Times New Roman" w:hAnsi="Times New Roman" w:cs="Times New Roman"/>
          <w:sz w:val="24"/>
          <w:lang w:eastAsia="fr-FR"/>
        </w:rPr>
        <w:t xml:space="preserve">la page de garde de l’ouvrage permettant de savoir d’où l’information a été extraite</w:t>
      </w:r>
      <w:r>
        <w:rPr>
          <w:rStyle w:val="2140"/>
          <w:rFonts w:ascii="Times New Roman" w:hAnsi="Times New Roman" w:cs="Times New Roman"/>
          <w:sz w:val="24"/>
          <w:lang w:eastAsia="fr-FR"/>
        </w:rPr>
        <w:footnoteReference w:id="90"/>
      </w:r>
      <w:r>
        <w:rPr>
          <w:rFonts w:ascii="Times New Roman" w:hAnsi="Times New Roman" w:cs="Times New Roman"/>
          <w:sz w:val="24"/>
          <w:lang w:eastAsia="fr-FR"/>
        </w:rPr>
        <w:t xml:space="preserve">. </w:t>
      </w:r>
      <w:r>
        <w:rPr>
          <w:rFonts w:ascii="Times New Roman" w:hAnsi="Times New Roman" w:cs="Times New Roman"/>
          <w:sz w:val="24"/>
          <w:lang w:eastAsia="fr-FR"/>
        </w:rPr>
      </w:r>
    </w:p>
    <w:p w14:paraId="421BBDD0"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chercheurs apprécieraient de disposer de </w:t>
      </w:r>
      <w:r>
        <w:rPr>
          <w:rFonts w:ascii="Times New Roman" w:hAnsi="Times New Roman" w:cs="Times New Roman"/>
          <w:sz w:val="24"/>
          <w:lang w:eastAsia="fr-FR"/>
        </w:rPr>
        <w:t xml:space="preserve">la référence bibliographique complète de l’ouvrage. Cela leur ferait gagner </w:t>
      </w:r>
      <w:r>
        <w:rPr>
          <w:rFonts w:ascii="Times New Roman" w:hAnsi="Times New Roman" w:cs="Times New Roman"/>
          <w:sz w:val="24"/>
          <w:lang w:eastAsia="fr-FR"/>
        </w:rPr>
        <w:t xml:space="preserve">du temps en ayant simplement qu’à faire un copier-coller dans leur document</w:t>
      </w:r>
      <w:r>
        <w:rPr>
          <w:rStyle w:val="2140"/>
          <w:rFonts w:ascii="Times New Roman" w:hAnsi="Times New Roman" w:cs="Times New Roman"/>
          <w:sz w:val="24"/>
          <w:lang w:eastAsia="fr-FR"/>
        </w:rPr>
        <w:footnoteReference w:id="91"/>
      </w:r>
      <w:r>
        <w:rPr>
          <w:rFonts w:ascii="Times New Roman" w:hAnsi="Times New Roman" w:cs="Times New Roman"/>
          <w:sz w:val="24"/>
          <w:lang w:eastAsia="fr-FR"/>
        </w:rPr>
        <w:t xml:space="preserve">. </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3D4DB67F" w14:textId="77777777">
      <w:pPr>
        <w:pStyle w:val="2119"/>
        <w:numPr>
          <w:ilvl w:val="0"/>
          <w:numId w:val="3"/>
        </w:numPr>
        <w:pBdr/>
        <w:spacing w:line="360" w:lineRule="auto"/>
        <w:ind/>
        <w:rPr>
          <w:rFonts w:ascii="Times New Roman" w:hAnsi="Times New Roman" w:cs="Times New Roman"/>
          <w:b/>
          <w:color w:val="auto"/>
        </w:rPr>
      </w:pPr>
      <w:r/>
      <w:bookmarkStart w:id="35" w:name="_Toc235108063"/>
      <w:r>
        <w:rPr>
          <w:rFonts w:ascii="Times New Roman" w:hAnsi="Times New Roman" w:cs="Times New Roman"/>
          <w:b/>
          <w:color w:val="auto"/>
        </w:rPr>
        <w:t xml:space="preserve">Les services proposés :</w:t>
      </w:r>
      <w:bookmarkEnd w:id="35"/>
      <w:r/>
      <w:r>
        <w:rPr>
          <w:rFonts w:ascii="Times New Roman" w:hAnsi="Times New Roman" w:cs="Times New Roman"/>
          <w:b/>
          <w:color w:val="auto"/>
        </w:rPr>
      </w:r>
    </w:p>
    <w:p w14:paraId="695EE91F" w14:textId="77777777">
      <w:pPr>
        <w:pStyle w:val="2120"/>
        <w:numPr>
          <w:ilvl w:val="1"/>
          <w:numId w:val="3"/>
        </w:numPr>
        <w:pBdr/>
        <w:spacing w:line="360" w:lineRule="auto"/>
        <w:ind/>
        <w:rPr>
          <w:rFonts w:ascii="Times New Roman" w:hAnsi="Times New Roman" w:cs="Times New Roman"/>
          <w:color w:val="auto"/>
          <w:u w:val="single"/>
        </w:rPr>
      </w:pPr>
      <w:r/>
      <w:bookmarkStart w:id="36" w:name="_Toc235108064"/>
      <w:r>
        <w:rPr>
          <w:rFonts w:ascii="Times New Roman" w:hAnsi="Times New Roman" w:cs="Times New Roman"/>
          <w:color w:val="auto"/>
          <w:u w:val="single"/>
        </w:rPr>
        <w:t xml:space="preserve">L’analyse de l’existant :</w:t>
      </w:r>
      <w:bookmarkEnd w:id="36"/>
      <w:r/>
      <w:r>
        <w:rPr>
          <w:rFonts w:ascii="Times New Roman" w:hAnsi="Times New Roman" w:cs="Times New Roman"/>
          <w:color w:val="auto"/>
          <w:u w:val="single"/>
        </w:rPr>
      </w:r>
    </w:p>
    <w:p w14:paraId="792232EF"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Actuellement, peu de services sont proposés dans la bibliothèque numéri</w:t>
      </w:r>
      <w:r>
        <w:rPr>
          <w:rFonts w:ascii="Times New Roman" w:hAnsi="Times New Roman" w:cs="Times New Roman"/>
          <w:sz w:val="24"/>
        </w:rPr>
        <w:t xml:space="preserve">que. La bibliothèque ne propose pas la possibilité de créer un compte personnel afin d’y enregistrer son historique de recherche, ou mettre en favoris des ouvrages que la personne repère. Il est également impossible d’exporter une référence bibliographique</w:t>
      </w:r>
      <w:r>
        <w:rPr>
          <w:rStyle w:val="2140"/>
          <w:rFonts w:ascii="Times New Roman" w:hAnsi="Times New Roman" w:cs="Times New Roman"/>
          <w:sz w:val="24"/>
        </w:rPr>
        <w:footnoteReference w:id="92"/>
      </w:r>
      <w:r>
        <w:rPr>
          <w:rFonts w:ascii="Times New Roman" w:hAnsi="Times New Roman" w:cs="Times New Roman"/>
          <w:sz w:val="24"/>
        </w:rPr>
        <w:t xml:space="preserve">.</w:t>
      </w:r>
      <w:r>
        <w:rPr>
          <w:rFonts w:ascii="Times New Roman" w:hAnsi="Times New Roman" w:cs="Times New Roman"/>
          <w:sz w:val="24"/>
        </w:rPr>
      </w:r>
    </w:p>
    <w:p w14:paraId="3008F183" w14:textId="77777777">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La bibliothèque numérique propose la possibilité de se constituer un panier de recherche mais </w:t>
      </w:r>
      <w:commentRangeStart w:id="1"/>
      <w:r>
        <w:rPr>
          <w:rFonts w:ascii="Times New Roman" w:hAnsi="Times New Roman" w:cs="Times New Roman"/>
          <w:sz w:val="24"/>
        </w:rPr>
        <w:t xml:space="preserve">cela n’a rien à voir avec ce que l’on peut attendre de ce type de fonctionnement </w:t>
      </w:r>
      <w:r>
        <w:rPr>
          <w:rFonts w:ascii="Times New Roman" w:hAnsi="Times New Roman" w:cs="Times New Roman"/>
          <w:sz w:val="24"/>
        </w:rPr>
        <w:t xml:space="preserve">aujourd’hui</w:t>
      </w:r>
      <w:commentRangeEnd w:id="1"/>
      <w:r>
        <w:commentReference w:id="1"/>
      </w:r>
      <w:r>
        <w:rPr>
          <w:rFonts w:ascii="Times New Roman" w:hAnsi="Times New Roman" w:cs="Times New Roman"/>
          <w:sz w:val="24"/>
        </w:rPr>
        <w:t xml:space="preserve">. </w:t>
      </w:r>
      <w:del w:id="5" w:author="BOLARD Cécile" w:date="2026-07-17T08:59:00Z">
        <w:r>
          <w:rPr>
            <w:rFonts w:ascii="Times New Roman" w:hAnsi="Times New Roman" w:cs="Times New Roman"/>
            <w:sz w:val="24"/>
          </w:rPr>
          <w:delText xml:space="preserve">En ce moment, ce </w:delText>
        </w:r>
      </w:del>
      <w:ins w:id="6" w:author="BOLARD Cécile" w:date="2026-07-17T08:59:00Z">
        <w:r>
          <w:rPr>
            <w:rFonts w:ascii="Times New Roman" w:hAnsi="Times New Roman" w:cs="Times New Roman"/>
            <w:sz w:val="24"/>
          </w:rPr>
          <w:t xml:space="preserve">Ce </w:t>
        </w:r>
      </w:ins>
      <w:r>
        <w:rPr>
          <w:rFonts w:ascii="Times New Roman" w:hAnsi="Times New Roman" w:cs="Times New Roman"/>
          <w:sz w:val="24"/>
        </w:rPr>
        <w:t xml:space="preserve">service ne fonctionne pas très bien notamment au niveau de l’envoi de la liste de recherche que l’on a constitué un message d’erreur s’affiche expliquant qu’il est impossible d’envoyer la liste</w:t>
      </w:r>
      <w:r>
        <w:rPr>
          <w:rStyle w:val="2140"/>
          <w:rFonts w:ascii="Times New Roman" w:hAnsi="Times New Roman" w:cs="Times New Roman"/>
          <w:sz w:val="24"/>
        </w:rPr>
        <w:footnoteReference w:id="93"/>
      </w:r>
      <w:r>
        <w:rPr>
          <w:rFonts w:ascii="Times New Roman" w:hAnsi="Times New Roman" w:cs="Times New Roman"/>
          <w:sz w:val="24"/>
        </w:rPr>
        <w:t xml:space="preserve">. </w:t>
      </w:r>
      <w:del w:id="7" w:author="BOLARD Cécile" w:date="2026-07-17T08:58:00Z">
        <w:r>
          <w:rPr>
            <w:rFonts w:ascii="Times New Roman" w:hAnsi="Times New Roman" w:cs="Times New Roman"/>
            <w:sz w:val="24"/>
          </w:rPr>
          <w:delText xml:space="preserve">Cela frustre d’ailleurs les </w:delText>
        </w:r>
      </w:del>
      <w:ins w:id="8" w:author="BOLARD Cécile" w:date="2026-07-17T08:58:00Z">
        <w:r>
          <w:rPr>
            <w:rFonts w:ascii="Times New Roman" w:hAnsi="Times New Roman" w:cs="Times New Roman"/>
            <w:sz w:val="24"/>
          </w:rPr>
          <w:t xml:space="preserve">Les </w:t>
        </w:r>
      </w:ins>
      <w:r>
        <w:rPr>
          <w:rFonts w:ascii="Times New Roman" w:hAnsi="Times New Roman" w:cs="Times New Roman"/>
          <w:sz w:val="24"/>
        </w:rPr>
        <w:t xml:space="preserve">lecteurs </w:t>
      </w:r>
      <w:del w:id="9" w:author="BOLARD Cécile" w:date="2026-07-17T08:58:00Z">
        <w:r>
          <w:rPr>
            <w:rFonts w:ascii="Times New Roman" w:hAnsi="Times New Roman" w:cs="Times New Roman"/>
            <w:sz w:val="24"/>
          </w:rPr>
          <w:delText xml:space="preserve">qui </w:delText>
        </w:r>
      </w:del>
      <w:r>
        <w:rPr>
          <w:rFonts w:ascii="Times New Roman" w:hAnsi="Times New Roman" w:cs="Times New Roman"/>
          <w:sz w:val="24"/>
        </w:rPr>
        <w:t xml:space="preserve">ne perçoivent pas </w:t>
      </w:r>
      <w:del w:id="10" w:author="BOLARD Cécile" w:date="2026-07-17T08:58:00Z">
        <w:r>
          <w:rPr>
            <w:rFonts w:ascii="Times New Roman" w:hAnsi="Times New Roman" w:cs="Times New Roman"/>
            <w:sz w:val="24"/>
          </w:rPr>
          <w:delText xml:space="preserve">bien </w:delText>
        </w:r>
      </w:del>
      <w:r>
        <w:rPr>
          <w:rFonts w:ascii="Times New Roman" w:hAnsi="Times New Roman" w:cs="Times New Roman"/>
          <w:sz w:val="24"/>
        </w:rPr>
        <w:t xml:space="preserve">l’intérêt de ce service. Lorsqu’ils l’utilisent ils s’attendent à avoir la possibilité de pouvoir </w:t>
      </w:r>
      <w:commentRangeStart w:id="2"/>
      <w:r>
        <w:rPr>
          <w:rFonts w:ascii="Times New Roman" w:hAnsi="Times New Roman" w:cs="Times New Roman"/>
          <w:sz w:val="24"/>
        </w:rPr>
        <w:t xml:space="preserve">faire la page et en la rouvrant de pouvoir à nouveau retrouver les ouvrages mis à l’intérieur </w:t>
      </w:r>
      <w:commentRangeEnd w:id="2"/>
      <w:r>
        <w:commentReference w:id="2"/>
      </w:r>
      <w:r>
        <w:rPr>
          <w:rFonts w:ascii="Times New Roman" w:hAnsi="Times New Roman" w:cs="Times New Roman"/>
          <w:sz w:val="24"/>
        </w:rPr>
        <w:t xml:space="preserve">sauf que cela n’est actuellement pas possible</w:t>
      </w:r>
      <w:r>
        <w:rPr>
          <w:rStyle w:val="2140"/>
          <w:rFonts w:ascii="Times New Roman" w:hAnsi="Times New Roman" w:cs="Times New Roman"/>
          <w:sz w:val="24"/>
        </w:rPr>
        <w:footnoteReference w:id="94"/>
      </w:r>
      <w:r>
        <w:rPr>
          <w:rFonts w:ascii="Times New Roman" w:hAnsi="Times New Roman" w:cs="Times New Roman"/>
          <w:sz w:val="24"/>
        </w:rPr>
        <w:t xml:space="preserve">. </w:t>
      </w:r>
      <w:commentRangeStart w:id="3"/>
      <w:del w:id="11" w:author="BOLARD Cécile" w:date="2026-07-17T09:00:00Z">
        <w:r>
          <w:rPr>
            <w:rFonts w:ascii="Times New Roman" w:hAnsi="Times New Roman" w:cs="Times New Roman"/>
            <w:sz w:val="24"/>
          </w:rPr>
          <w:delText xml:space="preserve">Cela va légèrement à l’encontre de l’idée que l’on se fait de l’utilisation d’un panier sur un site web.</w:delText>
        </w:r>
      </w:del>
      <w:commentRangeEnd w:id="3"/>
      <w:r>
        <w:commentReference w:id="3"/>
      </w:r>
      <w:r>
        <w:rPr>
          <w:rStyle w:val="2149"/>
        </w:rPr>
      </w:r>
      <w:r>
        <w:rPr>
          <w:rFonts w:ascii="Times New Roman" w:hAnsi="Times New Roman" w:cs="Times New Roman"/>
          <w:sz w:val="24"/>
        </w:rPr>
      </w:r>
    </w:p>
    <w:p w14:paraId="6225FDA3" w14:textId="77777777">
      <w:pPr>
        <w:pStyle w:val="2120"/>
        <w:numPr>
          <w:ilvl w:val="1"/>
          <w:numId w:val="3"/>
        </w:numPr>
        <w:pBdr/>
        <w:spacing w:line="360" w:lineRule="auto"/>
        <w:ind/>
        <w:rPr>
          <w:rFonts w:ascii="Times New Roman" w:hAnsi="Times New Roman" w:cs="Times New Roman"/>
          <w:color w:val="auto"/>
          <w:u w:val="single"/>
          <w:lang w:eastAsia="fr-FR"/>
        </w:rPr>
      </w:pPr>
      <w:r/>
      <w:bookmarkStart w:id="47" w:name="_Toc235108065"/>
      <w:r>
        <w:rPr>
          <w:rFonts w:ascii="Times New Roman" w:hAnsi="Times New Roman" w:cs="Times New Roman"/>
          <w:color w:val="auto"/>
          <w:u w:val="single"/>
          <w:lang w:eastAsia="fr-FR"/>
        </w:rPr>
        <w:t xml:space="preserve">Les propositions d’amélioration :</w:t>
      </w:r>
      <w:bookmarkEnd w:id="47"/>
      <w:r/>
      <w:r>
        <w:rPr>
          <w:rFonts w:ascii="Times New Roman" w:hAnsi="Times New Roman" w:cs="Times New Roman"/>
          <w:color w:val="auto"/>
          <w:u w:val="single"/>
          <w:lang w:eastAsia="fr-FR"/>
        </w:rPr>
      </w:r>
    </w:p>
    <w:p w14:paraId="66804841"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Grâce au retour d’enquête, on a pu voir </w:t>
      </w:r>
      <w:r>
        <w:rPr>
          <w:rFonts w:ascii="Times New Roman" w:hAnsi="Times New Roman" w:cs="Times New Roman"/>
          <w:sz w:val="24"/>
          <w:lang w:eastAsia="fr-FR"/>
        </w:rPr>
        <w:t xml:space="preserve">que parmi les différents services proposés, celui d’avoir un compte personnel ressort. Nombreux sont </w:t>
      </w:r>
      <w:del w:id="12" w:author="BOLARD Cécile" w:date="2026-07-17T09:01:00Z">
        <w:r>
          <w:rPr>
            <w:rFonts w:ascii="Times New Roman" w:hAnsi="Times New Roman" w:cs="Times New Roman"/>
            <w:sz w:val="24"/>
            <w:lang w:eastAsia="fr-FR"/>
          </w:rPr>
          <w:delText xml:space="preserve">ceux</w:delText>
        </w:r>
      </w:del>
      <w:ins w:id="13" w:author="BOLARD Cécile" w:date="2026-07-17T09:01:00Z">
        <w:r>
          <w:rPr>
            <w:rFonts w:ascii="Times New Roman" w:hAnsi="Times New Roman" w:cs="Times New Roman"/>
            <w:sz w:val="24"/>
            <w:lang w:eastAsia="fr-FR"/>
          </w:rPr>
          <w:t xml:space="preserve"> les répondants</w:t>
        </w:r>
      </w:ins>
      <w:del w:id="14" w:author="BOLARD Cécile" w:date="2026-07-17T09:01:00Z">
        <w:r>
          <w:rPr>
            <w:rFonts w:ascii="Times New Roman" w:hAnsi="Times New Roman" w:cs="Times New Roman"/>
            <w:sz w:val="24"/>
            <w:lang w:eastAsia="fr-FR"/>
          </w:rPr>
          <w:delText xml:space="preserve"> </w:delText>
        </w:r>
      </w:del>
      <w:r>
        <w:rPr>
          <w:rFonts w:ascii="Times New Roman" w:hAnsi="Times New Roman" w:cs="Times New Roman"/>
          <w:sz w:val="24"/>
          <w:lang w:eastAsia="fr-FR"/>
        </w:rPr>
        <w:t xml:space="preserve">qui aimerai</w:t>
      </w:r>
      <w:ins w:id="15" w:author="BOLARD Cécile" w:date="2026-07-17T09:00:00Z">
        <w:r>
          <w:rPr>
            <w:rFonts w:ascii="Times New Roman" w:hAnsi="Times New Roman" w:cs="Times New Roman"/>
            <w:sz w:val="24"/>
            <w:lang w:eastAsia="fr-FR"/>
          </w:rPr>
          <w:t xml:space="preserve">en</w:t>
        </w:r>
      </w:ins>
      <w:r>
        <w:rPr>
          <w:rFonts w:ascii="Times New Roman" w:hAnsi="Times New Roman" w:cs="Times New Roman"/>
          <w:sz w:val="24"/>
          <w:lang w:eastAsia="fr-FR"/>
        </w:rPr>
        <w:t xml:space="preserve">t avoir la possibilité de pouvoir enregistrer en favoris les ouvrages consultés, tout en permettant de se créer une arborescence avec des fichiers afin de les classer</w:t>
      </w:r>
      <w:r>
        <w:rPr>
          <w:rStyle w:val="2140"/>
          <w:rFonts w:ascii="Times New Roman" w:hAnsi="Times New Roman" w:cs="Times New Roman"/>
          <w:sz w:val="24"/>
          <w:lang w:eastAsia="fr-FR"/>
        </w:rPr>
        <w:footnoteReference w:id="95"/>
      </w:r>
      <w:r>
        <w:rPr>
          <w:rFonts w:ascii="Times New Roman" w:hAnsi="Times New Roman" w:cs="Times New Roman"/>
          <w:sz w:val="24"/>
          <w:lang w:eastAsia="fr-FR"/>
        </w:rPr>
        <w:t xml:space="preserve">. </w:t>
      </w:r>
      <w:r>
        <w:rPr>
          <w:rFonts w:ascii="Times New Roman" w:hAnsi="Times New Roman" w:cs="Times New Roman"/>
          <w:sz w:val="24"/>
          <w:lang w:eastAsia="fr-FR"/>
        </w:rPr>
        <w:t xml:space="preserve">Pour </w:t>
      </w:r>
      <w:commentRangeStart w:id="4"/>
      <w:r>
        <w:rPr>
          <w:rFonts w:ascii="Times New Roman" w:hAnsi="Times New Roman" w:cs="Times New Roman"/>
          <w:sz w:val="24"/>
          <w:lang w:eastAsia="fr-FR"/>
        </w:rPr>
        <w:t xml:space="preserve">d’autres</w:t>
      </w:r>
      <w:commentRangeEnd w:id="4"/>
      <w:r>
        <w:commentReference w:id="4"/>
      </w:r>
      <w:r>
        <w:rPr>
          <w:rFonts w:ascii="Times New Roman" w:hAnsi="Times New Roman" w:cs="Times New Roman"/>
          <w:sz w:val="24"/>
          <w:lang w:eastAsia="fr-FR"/>
        </w:rPr>
        <w:t xml:space="preserve">, l</w:t>
      </w:r>
      <w:r>
        <w:rPr>
          <w:rFonts w:ascii="Times New Roman" w:hAnsi="Times New Roman" w:cs="Times New Roman"/>
          <w:sz w:val="24"/>
          <w:lang w:eastAsia="fr-FR"/>
        </w:rPr>
        <w:t xml:space="preserve">e compte personnel n’a pas</w:t>
      </w:r>
      <w:del w:id="16" w:author="BOLARD Cécile" w:date="2026-07-17T09:01:00Z">
        <w:r>
          <w:rPr>
            <w:rFonts w:ascii="Times New Roman" w:hAnsi="Times New Roman" w:cs="Times New Roman"/>
            <w:sz w:val="24"/>
            <w:lang w:eastAsia="fr-FR"/>
          </w:rPr>
          <w:delText xml:space="preserve"> forcément besoin nécessairement d’être complexe</w:delText>
        </w:r>
      </w:del>
      <w:ins w:id="17" w:author="BOLARD Cécile" w:date="2026-07-17T09:01:00Z">
        <w:r>
          <w:rPr>
            <w:rFonts w:ascii="Times New Roman" w:hAnsi="Times New Roman" w:cs="Times New Roman"/>
            <w:sz w:val="24"/>
            <w:lang w:eastAsia="fr-FR"/>
          </w:rPr>
          <w:t xml:space="preserve"> besoin d’être très sophistiqué</w:t>
        </w:r>
      </w:ins>
      <w:ins w:id="18" w:author="BOLARD Cécile" w:date="2026-07-17T09:02:00Z">
        <w:r>
          <w:rPr>
            <w:rFonts w:ascii="Times New Roman" w:hAnsi="Times New Roman" w:cs="Times New Roman"/>
            <w:sz w:val="24"/>
            <w:lang w:eastAsia="fr-FR"/>
          </w:rPr>
          <w:t xml:space="preserve"> et peut </w:t>
        </w:r>
      </w:ins>
      <w:ins w:id="19" w:author="BOLARD Cécile" w:date="2026-07-17T09:02:00Z">
        <w:r>
          <w:rPr>
            <w:rFonts w:ascii="Times New Roman" w:hAnsi="Times New Roman" w:cs="Times New Roman"/>
            <w:sz w:val="24"/>
            <w:lang w:eastAsia="fr-FR"/>
          </w:rPr>
          <w:t xml:space="preserve">proposer des fonctionnalités simples.</w:t>
        </w:r>
      </w:ins>
      <w:del w:id="20" w:author="BOLARD Cécile" w:date="2026-07-17T09:02:00Z">
        <w:r>
          <w:rPr>
            <w:rFonts w:ascii="Times New Roman" w:hAnsi="Times New Roman" w:cs="Times New Roman"/>
            <w:sz w:val="24"/>
            <w:lang w:eastAsia="fr-FR"/>
          </w:rPr>
          <w:delText xml:space="preserve">, il peut proposer uniquement des fonctionnalités simples que cela suffirait</w:delText>
        </w:r>
      </w:del>
      <w:r>
        <w:rPr>
          <w:rStyle w:val="2140"/>
          <w:rFonts w:ascii="Times New Roman" w:hAnsi="Times New Roman" w:cs="Times New Roman"/>
          <w:sz w:val="24"/>
          <w:lang w:eastAsia="fr-FR"/>
        </w:rPr>
        <w:footnoteReference w:id="96"/>
      </w:r>
      <w:r>
        <w:rPr>
          <w:rFonts w:ascii="Times New Roman" w:hAnsi="Times New Roman" w:cs="Times New Roman"/>
          <w:sz w:val="24"/>
          <w:lang w:eastAsia="fr-FR"/>
        </w:rPr>
        <w:t xml:space="preserve">. </w:t>
      </w:r>
      <w:r>
        <w:rPr>
          <w:rFonts w:ascii="Times New Roman" w:hAnsi="Times New Roman" w:cs="Times New Roman"/>
          <w:sz w:val="24"/>
          <w:lang w:eastAsia="fr-FR"/>
        </w:rPr>
      </w:r>
    </w:p>
    <w:p w14:paraId="6260D0FC" w14:textId="77777777">
      <w:pPr>
        <w:pBdr/>
        <w:spacing w:after="0" w:line="360" w:lineRule="auto"/>
        <w:ind/>
        <w:jc w:val="both"/>
        <w:rPr>
          <w:rFonts w:ascii="Times New Roman" w:hAnsi="Times New Roman" w:cs="Times New Roman"/>
          <w:sz w:val="24"/>
          <w:lang w:eastAsia="fr-FR"/>
        </w:rPr>
      </w:pPr>
      <w:r/>
      <w:commentRangeStart w:id="5"/>
      <w:del w:id="21" w:author="BOLARD Cécile" w:date="2026-07-17T09:08:00Z">
        <w:r>
          <w:rPr>
            <w:rFonts w:ascii="Times New Roman" w:hAnsi="Times New Roman" w:cs="Times New Roman"/>
            <w:sz w:val="24"/>
            <w:lang w:eastAsia="fr-FR"/>
          </w:rPr>
          <w:delText xml:space="preserve">Cette demande est d’ailleurs appuyée par les services de Cujas, qui </w:delText>
        </w:r>
      </w:del>
      <w:ins w:id="22" w:author="BOLARD Cécile" w:date="2026-07-17T09:08:00Z">
        <w:r>
          <w:rPr>
            <w:rFonts w:ascii="Times New Roman" w:hAnsi="Times New Roman" w:cs="Times New Roman"/>
            <w:sz w:val="24"/>
            <w:lang w:eastAsia="fr-FR"/>
          </w:rPr>
          <w:t xml:space="preserve">Les personnels de la bibliothèque Cujas </w:t>
        </w:r>
      </w:ins>
      <w:r>
        <w:rPr>
          <w:rFonts w:ascii="Times New Roman" w:hAnsi="Times New Roman" w:cs="Times New Roman"/>
          <w:sz w:val="24"/>
          <w:lang w:eastAsia="fr-FR"/>
        </w:rPr>
        <w:t xml:space="preserve">pensent</w:t>
      </w:r>
      <w:ins w:id="23" w:author="BOLARD Cécile" w:date="2026-07-17T09:08:00Z">
        <w:r>
          <w:rPr>
            <w:rFonts w:ascii="Times New Roman" w:hAnsi="Times New Roman" w:cs="Times New Roman"/>
            <w:sz w:val="24"/>
            <w:lang w:eastAsia="fr-FR"/>
          </w:rPr>
          <w:t xml:space="preserve"> également qu’il serait </w:t>
        </w:r>
      </w:ins>
      <w:del w:id="24" w:author="BOLARD Cécile" w:date="2026-07-17T09:08:00Z">
        <w:r>
          <w:rPr>
            <w:rFonts w:ascii="Times New Roman" w:hAnsi="Times New Roman" w:cs="Times New Roman"/>
            <w:sz w:val="24"/>
            <w:lang w:eastAsia="fr-FR"/>
          </w:rPr>
          <w:delText xml:space="preserve"> </w:delText>
        </w:r>
      </w:del>
      <w:del w:id="25" w:author="BOLARD Cécile" w:date="2026-07-17T09:04:00Z">
        <w:r>
          <w:rPr>
            <w:rFonts w:ascii="Times New Roman" w:hAnsi="Times New Roman" w:cs="Times New Roman"/>
            <w:sz w:val="24"/>
            <w:lang w:eastAsia="fr-FR"/>
          </w:rPr>
          <w:delText xml:space="preserve">également que cela serait </w:delText>
        </w:r>
      </w:del>
      <w:r>
        <w:rPr>
          <w:rFonts w:ascii="Times New Roman" w:hAnsi="Times New Roman" w:cs="Times New Roman"/>
          <w:sz w:val="24"/>
          <w:lang w:eastAsia="fr-FR"/>
        </w:rPr>
        <w:t xml:space="preserve">important de donner accès </w:t>
      </w:r>
      <w:del w:id="26" w:author="BOLARD Cécile" w:date="2026-07-17T09:09:00Z">
        <w:r>
          <w:rPr>
            <w:rFonts w:ascii="Times New Roman" w:hAnsi="Times New Roman" w:cs="Times New Roman"/>
            <w:sz w:val="24"/>
            <w:lang w:eastAsia="fr-FR"/>
          </w:rPr>
          <w:delText xml:space="preserve">aux lecteurs </w:delText>
        </w:r>
      </w:del>
      <w:r>
        <w:rPr>
          <w:rFonts w:ascii="Times New Roman" w:hAnsi="Times New Roman" w:cs="Times New Roman"/>
          <w:sz w:val="24"/>
          <w:lang w:eastAsia="fr-FR"/>
        </w:rPr>
        <w:t xml:space="preserve">à un compte utilisateur qui pourrait </w:t>
      </w:r>
      <w:del w:id="27" w:author="BOLARD Cécile" w:date="2026-07-17T09:09:00Z">
        <w:r>
          <w:rPr>
            <w:rFonts w:ascii="Times New Roman" w:hAnsi="Times New Roman" w:cs="Times New Roman"/>
            <w:sz w:val="24"/>
            <w:lang w:eastAsia="fr-FR"/>
          </w:rPr>
          <w:delText xml:space="preserve">leur </w:delText>
        </w:r>
      </w:del>
      <w:r>
        <w:rPr>
          <w:rFonts w:ascii="Times New Roman" w:hAnsi="Times New Roman" w:cs="Times New Roman"/>
          <w:sz w:val="24"/>
          <w:lang w:eastAsia="fr-FR"/>
        </w:rPr>
        <w:t xml:space="preserve">permettre </w:t>
      </w:r>
      <w:ins w:id="28" w:author="BOLARD Cécile" w:date="2026-07-17T09:09:00Z">
        <w:r>
          <w:rPr>
            <w:rFonts w:ascii="Times New Roman" w:hAnsi="Times New Roman" w:cs="Times New Roman"/>
            <w:sz w:val="24"/>
            <w:lang w:eastAsia="fr-FR"/>
          </w:rPr>
          <w:t xml:space="preserve"> de ranger des sélections dans des dossiers, ralancer </w:t>
        </w:r>
      </w:ins>
      <w:del w:id="29" w:author="BOLARD Cécile" w:date="2026-07-17T09:09:00Z">
        <w:r>
          <w:rPr>
            <w:rFonts w:ascii="Times New Roman" w:hAnsi="Times New Roman" w:cs="Times New Roman"/>
            <w:sz w:val="24"/>
            <w:lang w:eastAsia="fr-FR"/>
          </w:rPr>
          <w:delText xml:space="preserve">grâce à des dossiers pour constituer des sélections avec la possibilité de relancer </w:delText>
        </w:r>
      </w:del>
      <w:r>
        <w:rPr>
          <w:rFonts w:ascii="Times New Roman" w:hAnsi="Times New Roman" w:cs="Times New Roman"/>
          <w:sz w:val="24"/>
          <w:lang w:eastAsia="fr-FR"/>
        </w:rPr>
        <w:t xml:space="preserve">une recherche OCR dans la sélection, </w:t>
      </w:r>
      <w:del w:id="30" w:author="BOLARD Cécile" w:date="2026-07-17T09:10:00Z">
        <w:r>
          <w:rPr>
            <w:rFonts w:ascii="Times New Roman" w:hAnsi="Times New Roman" w:cs="Times New Roman"/>
            <w:sz w:val="24"/>
            <w:lang w:eastAsia="fr-FR"/>
          </w:rPr>
          <w:delText xml:space="preserve">de </w:delText>
        </w:r>
      </w:del>
      <w:r>
        <w:rPr>
          <w:rFonts w:ascii="Times New Roman" w:hAnsi="Times New Roman" w:cs="Times New Roman"/>
          <w:sz w:val="24"/>
          <w:lang w:eastAsia="fr-FR"/>
        </w:rPr>
        <w:t xml:space="preserve">l’exporter, </w:t>
      </w:r>
      <w:del w:id="31" w:author="BOLARD Cécile" w:date="2026-07-17T09:10:00Z">
        <w:r>
          <w:rPr>
            <w:rFonts w:ascii="Times New Roman" w:hAnsi="Times New Roman" w:cs="Times New Roman"/>
            <w:sz w:val="24"/>
            <w:lang w:eastAsia="fr-FR"/>
          </w:rPr>
          <w:delText xml:space="preserve">d’</w:delText>
        </w:r>
      </w:del>
      <w:r>
        <w:rPr>
          <w:rFonts w:ascii="Times New Roman" w:hAnsi="Times New Roman" w:cs="Times New Roman"/>
          <w:sz w:val="24"/>
          <w:lang w:eastAsia="fr-FR"/>
        </w:rPr>
        <w:t xml:space="preserve">enregistrer les requêtes effectuées</w:t>
      </w:r>
      <w:ins w:id="32" w:author="BOLARD Cécile" w:date="2026-07-17T09:10:00Z">
        <w:r>
          <w:rPr>
            <w:rFonts w:ascii="Times New Roman" w:hAnsi="Times New Roman" w:cs="Times New Roman"/>
            <w:sz w:val="24"/>
            <w:lang w:eastAsia="fr-FR"/>
          </w:rPr>
          <w:t xml:space="preserve"> et informer </w:t>
        </w:r>
      </w:ins>
      <w:ins w:id="33" w:author="BOLARD Cécile" w:date="2026-07-17T09:11:00Z">
        <w:r>
          <w:rPr>
            <w:rFonts w:ascii="Times New Roman" w:hAnsi="Times New Roman" w:cs="Times New Roman"/>
            <w:sz w:val="24"/>
            <w:lang w:eastAsia="fr-FR"/>
          </w:rPr>
          <w:t xml:space="preserve">automatiquement </w:t>
        </w:r>
      </w:ins>
      <w:ins w:id="34" w:author="BOLARD Cécile" w:date="2026-07-17T09:10:00Z">
        <w:r>
          <w:rPr>
            <w:rFonts w:ascii="Times New Roman" w:hAnsi="Times New Roman" w:cs="Times New Roman"/>
            <w:sz w:val="24"/>
            <w:lang w:eastAsia="fr-FR"/>
          </w:rPr>
          <w:t xml:space="preserve">de</w:t>
        </w:r>
      </w:ins>
      <w:ins w:id="35" w:author="BOLARD Cécile" w:date="2026-07-17T09:11:00Z">
        <w:r>
          <w:rPr>
            <w:rFonts w:ascii="Times New Roman" w:hAnsi="Times New Roman" w:cs="Times New Roman"/>
            <w:sz w:val="24"/>
            <w:lang w:eastAsia="fr-FR"/>
          </w:rPr>
          <w:t xml:space="preserve">s</w:t>
        </w:r>
      </w:ins>
      <w:ins w:id="36" w:author="BOLARD Cécile" w:date="2026-07-17T09:10:00Z">
        <w:r>
          <w:rPr>
            <w:rFonts w:ascii="Times New Roman" w:hAnsi="Times New Roman" w:cs="Times New Roman"/>
            <w:sz w:val="24"/>
            <w:lang w:eastAsia="fr-FR"/>
          </w:rPr>
          <w:t xml:space="preserve"> nouveaux rés</w:t>
        </w:r>
      </w:ins>
      <w:ins w:id="37" w:author="BOLARD Cécile" w:date="2026-07-17T09:11:00Z">
        <w:r>
          <w:rPr>
            <w:rFonts w:ascii="Times New Roman" w:hAnsi="Times New Roman" w:cs="Times New Roman"/>
            <w:sz w:val="24"/>
            <w:lang w:eastAsia="fr-FR"/>
          </w:rPr>
          <w:t xml:space="preserve">ultats</w:t>
        </w:r>
      </w:ins>
      <w:r>
        <w:rPr>
          <w:rFonts w:ascii="Times New Roman" w:hAnsi="Times New Roman" w:cs="Times New Roman"/>
          <w:sz w:val="24"/>
          <w:lang w:eastAsia="fr-FR"/>
        </w:rPr>
        <w:t xml:space="preserve">, mais également </w:t>
      </w:r>
      <w:del w:id="38" w:author="BOLARD Cécile" w:date="2026-07-17T09:10:00Z">
        <w:r>
          <w:rPr>
            <w:rFonts w:ascii="Times New Roman" w:hAnsi="Times New Roman" w:cs="Times New Roman"/>
            <w:sz w:val="24"/>
            <w:lang w:eastAsia="fr-FR"/>
          </w:rPr>
          <w:delText xml:space="preserve">de </w:delText>
        </w:r>
      </w:del>
      <w:r>
        <w:rPr>
          <w:rFonts w:ascii="Times New Roman" w:hAnsi="Times New Roman" w:cs="Times New Roman"/>
          <w:sz w:val="24"/>
          <w:lang w:eastAsia="fr-FR"/>
        </w:rPr>
        <w:t xml:space="preserve">pouvoir </w:t>
      </w:r>
      <w:r>
        <w:rPr>
          <w:rFonts w:ascii="Times New Roman" w:hAnsi="Times New Roman" w:cs="Times New Roman"/>
          <w:sz w:val="24"/>
          <w:lang w:eastAsia="fr-FR"/>
        </w:rPr>
        <w:t xml:space="preserve">partager son compte avec</w:t>
      </w:r>
      <w:del w:id="39" w:author="BOLARD Cécile" w:date="2026-07-17T09:05:00Z">
        <w:r>
          <w:rPr>
            <w:rFonts w:ascii="Times New Roman" w:hAnsi="Times New Roman" w:cs="Times New Roman"/>
            <w:sz w:val="24"/>
            <w:lang w:eastAsia="fr-FR"/>
          </w:rPr>
          <w:delText xml:space="preserve"> des collègues</w:delText>
        </w:r>
      </w:del>
      <w:ins w:id="40" w:author="BOLARD Cécile" w:date="2026-07-17T09:05:00Z">
        <w:r>
          <w:rPr>
            <w:rFonts w:ascii="Times New Roman" w:hAnsi="Times New Roman" w:cs="Times New Roman"/>
            <w:sz w:val="24"/>
            <w:lang w:eastAsia="fr-FR"/>
          </w:rPr>
          <w:t xml:space="preserve">d’autres personnes</w:t>
        </w:r>
      </w:ins>
      <w:r>
        <w:rPr>
          <w:rFonts w:ascii="Times New Roman" w:hAnsi="Times New Roman" w:cs="Times New Roman"/>
          <w:sz w:val="24"/>
          <w:lang w:eastAsia="fr-FR"/>
        </w:rPr>
        <w:t xml:space="preserve">. Ce compte pourrait aussi servir d’intermédiaire en envoyant par mail des informations concernant les nouvelles mises en ligne qui ont eu lieu</w:t>
      </w:r>
      <w:commentRangeEnd w:id="5"/>
      <w:r>
        <w:commentReference w:id="5"/>
      </w:r>
      <w:r>
        <w:rPr>
          <w:rStyle w:val="2140"/>
          <w:rFonts w:ascii="Times New Roman" w:hAnsi="Times New Roman" w:cs="Times New Roman"/>
          <w:sz w:val="24"/>
          <w:lang w:eastAsia="fr-FR"/>
        </w:rPr>
        <w:footnoteReference w:id="97"/>
      </w:r>
      <w:r>
        <w:rPr>
          <w:rFonts w:ascii="Times New Roman" w:hAnsi="Times New Roman" w:cs="Times New Roman"/>
          <w:sz w:val="24"/>
          <w:lang w:eastAsia="fr-FR"/>
        </w:rPr>
        <w:t xml:space="preserve">. </w:t>
      </w:r>
      <w:r>
        <w:rPr>
          <w:rFonts w:ascii="Times New Roman" w:hAnsi="Times New Roman" w:cs="Times New Roman"/>
          <w:sz w:val="24"/>
          <w:lang w:eastAsia="fr-FR"/>
        </w:rPr>
      </w:r>
    </w:p>
    <w:p w14:paraId="373E388D"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La direction aimerait beaucoup qu’il soit possible avec la refonte de la bibliothèque numérique de pouvoir mettre en place des services plus avancé</w:t>
      </w:r>
      <w:del w:id="41" w:author="BOLARD Cécile" w:date="2026-07-17T09:50:00Z">
        <w:r>
          <w:rPr>
            <w:rFonts w:ascii="Times New Roman" w:hAnsi="Times New Roman" w:cs="Times New Roman"/>
            <w:sz w:val="24"/>
            <w:lang w:eastAsia="fr-FR"/>
          </w:rPr>
          <w:delText xml:space="preserve">e</w:delText>
        </w:r>
      </w:del>
      <w:r>
        <w:rPr>
          <w:rFonts w:ascii="Times New Roman" w:hAnsi="Times New Roman" w:cs="Times New Roman"/>
          <w:sz w:val="24"/>
          <w:lang w:eastAsia="fr-FR"/>
        </w:rPr>
        <w:t xml:space="preserve">s permettant </w:t>
      </w:r>
      <w:del w:id="42" w:author="BOLARD Cécile" w:date="2026-07-17T09:50:00Z">
        <w:r>
          <w:rPr>
            <w:rFonts w:ascii="Times New Roman" w:hAnsi="Times New Roman" w:cs="Times New Roman"/>
            <w:sz w:val="24"/>
            <w:lang w:eastAsia="fr-FR"/>
          </w:rPr>
          <w:delText xml:space="preserve">grâce à ces services </w:delText>
        </w:r>
      </w:del>
      <w:r>
        <w:rPr>
          <w:rFonts w:ascii="Times New Roman" w:hAnsi="Times New Roman" w:cs="Times New Roman"/>
          <w:sz w:val="24"/>
          <w:lang w:eastAsia="fr-FR"/>
        </w:rPr>
        <w:t xml:space="preserve">la fouille de texte. </w:t>
      </w:r>
      <w:del w:id="43" w:author="BOLARD Cécile" w:date="2026-07-17T09:51:00Z">
        <w:r>
          <w:rPr>
            <w:rFonts w:ascii="Times New Roman" w:hAnsi="Times New Roman" w:cs="Times New Roman"/>
            <w:sz w:val="24"/>
            <w:lang w:eastAsia="fr-FR"/>
          </w:rPr>
          <w:delText xml:space="preserve">Pour développer ces services avancés, elle </w:delText>
        </w:r>
      </w:del>
      <w:ins w:id="44" w:author="BOLARD Cécile" w:date="2026-07-17T09:51:00Z">
        <w:r>
          <w:rPr>
            <w:rFonts w:ascii="Times New Roman" w:hAnsi="Times New Roman" w:cs="Times New Roman"/>
            <w:sz w:val="24"/>
            <w:lang w:eastAsia="fr-FR"/>
          </w:rPr>
          <w:t xml:space="preserve">Elle </w:t>
        </w:r>
      </w:ins>
      <w:r>
        <w:rPr>
          <w:rFonts w:ascii="Times New Roman" w:hAnsi="Times New Roman" w:cs="Times New Roman"/>
          <w:sz w:val="24"/>
          <w:lang w:eastAsia="fr-FR"/>
        </w:rPr>
        <w:t xml:space="preserve">propose</w:t>
      </w:r>
      <w:ins w:id="45" w:author="BOLARD Cécile" w:date="2026-07-17T09:51:00Z">
        <w:r>
          <w:rPr>
            <w:rFonts w:ascii="Times New Roman" w:hAnsi="Times New Roman" w:cs="Times New Roman"/>
            <w:sz w:val="24"/>
            <w:lang w:eastAsia="fr-FR"/>
          </w:rPr>
          <w:t xml:space="preserve"> pour ce faire</w:t>
        </w:r>
      </w:ins>
      <w:r>
        <w:rPr>
          <w:rFonts w:ascii="Times New Roman" w:hAnsi="Times New Roman" w:cs="Times New Roman"/>
          <w:sz w:val="24"/>
          <w:lang w:eastAsia="fr-FR"/>
        </w:rPr>
        <w:t xml:space="preserve"> de s’appuyer sur les ressources d’ISTEX </w:t>
      </w:r>
      <w:commentRangeStart w:id="6"/>
      <w:r>
        <w:rPr>
          <w:rFonts w:ascii="Times New Roman" w:hAnsi="Times New Roman" w:cs="Times New Roman"/>
          <w:sz w:val="24"/>
          <w:lang w:eastAsia="fr-FR"/>
        </w:rPr>
        <w:t xml:space="preserve">permettant ainsi d’intégrer et de mieux signaler les ressources. </w:t>
      </w:r>
      <w:r>
        <w:rPr>
          <w:rFonts w:ascii="Times New Roman" w:hAnsi="Times New Roman" w:cs="Times New Roman"/>
          <w:sz w:val="24"/>
          <w:lang w:eastAsia="fr-FR"/>
        </w:rPr>
        <w:t xml:space="preserve">Ils auraient ainsi la possibilité de constituer des « corpus à la volée </w:t>
      </w:r>
      <w:commentRangeEnd w:id="6"/>
      <w:r>
        <w:commentReference w:id="6"/>
      </w:r>
      <w:r>
        <w:rPr>
          <w:rFonts w:ascii="Times New Roman" w:hAnsi="Times New Roman" w:cs="Times New Roman"/>
          <w:sz w:val="24"/>
          <w:lang w:eastAsia="fr-FR"/>
        </w:rPr>
        <w:t xml:space="preserve">»</w:t>
      </w:r>
      <w:r>
        <w:rPr>
          <w:rStyle w:val="2140"/>
          <w:rFonts w:ascii="Times New Roman" w:hAnsi="Times New Roman" w:cs="Times New Roman"/>
          <w:sz w:val="24"/>
          <w:lang w:eastAsia="fr-FR"/>
        </w:rPr>
        <w:footnoteReference w:id="98"/>
      </w:r>
      <w:r>
        <w:rPr>
          <w:rFonts w:ascii="Times New Roman" w:hAnsi="Times New Roman" w:cs="Times New Roman"/>
          <w:sz w:val="24"/>
          <w:lang w:eastAsia="fr-FR"/>
        </w:rPr>
        <w:t xml:space="preserve">. </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690C4D5D" w14:textId="77777777">
      <w:pPr>
        <w:pBdr/>
        <w:spacing w:after="0" w:line="360" w:lineRule="auto"/>
        <w:ind/>
        <w:jc w:val="both"/>
        <w:rPr>
          <w:rFonts w:ascii="Times New Roman" w:hAnsi="Times New Roman" w:cs="Times New Roman"/>
          <w:sz w:val="24"/>
          <w:lang w:eastAsia="fr-FR"/>
        </w:rPr>
      </w:pPr>
      <w:ins w:id="46" w:author="BOLARD Cécile" w:date="2026-07-17T09:52:00Z">
        <w:r>
          <w:rPr>
            <w:rFonts w:ascii="Times New Roman" w:hAnsi="Times New Roman" w:cs="Times New Roman"/>
            <w:sz w:val="24"/>
            <w:lang w:eastAsia="fr-FR"/>
          </w:rPr>
          <w:t xml:space="preserve">Enfin, un enseignant-chercheur recommande d</w:t>
        </w:r>
      </w:ins>
      <w:ins w:id="47" w:author="BOLARD Cécile" w:date="2026-07-17T09:53:00Z">
        <w:r>
          <w:rPr>
            <w:rFonts w:ascii="Times New Roman" w:hAnsi="Times New Roman" w:cs="Times New Roman"/>
            <w:sz w:val="24"/>
            <w:lang w:eastAsia="fr-FR"/>
          </w:rPr>
          <w:t xml:space="preserve">e </w:t>
        </w:r>
      </w:ins>
      <w:del w:id="48" w:author="BOLARD Cécile" w:date="2026-07-17T09:53:00Z">
        <w:r>
          <w:rPr>
            <w:rFonts w:ascii="Times New Roman" w:hAnsi="Times New Roman" w:cs="Times New Roman"/>
            <w:sz w:val="24"/>
            <w:lang w:eastAsia="fr-FR"/>
          </w:rPr>
          <w:delText xml:space="preserve">Une des recommandations faites par un des enseignants-chercheurs est de </w:delText>
        </w:r>
      </w:del>
      <w:r>
        <w:rPr>
          <w:rFonts w:ascii="Times New Roman" w:hAnsi="Times New Roman" w:cs="Times New Roman"/>
          <w:sz w:val="24"/>
          <w:lang w:eastAsia="fr-FR"/>
        </w:rPr>
        <w:t xml:space="preserve">mettre en avant la bibliothèque numérique Cujas à travers les réseaux sociaux </w:t>
      </w:r>
      <w:del w:id="49" w:author="BOLARD Cécile" w:date="2026-07-17T09:53:00Z">
        <w:r>
          <w:rPr>
            <w:rFonts w:ascii="Times New Roman" w:hAnsi="Times New Roman" w:cs="Times New Roman"/>
            <w:sz w:val="24"/>
            <w:lang w:eastAsia="fr-FR"/>
          </w:rPr>
          <w:delText xml:space="preserve">que c’est important si l’on souhaite </w:delText>
        </w:r>
      </w:del>
      <w:ins w:id="50" w:author="BOLARD Cécile" w:date="2026-07-17T09:53:00Z">
        <w:r>
          <w:rPr>
            <w:rFonts w:ascii="Times New Roman" w:hAnsi="Times New Roman" w:cs="Times New Roman"/>
            <w:sz w:val="24"/>
            <w:lang w:eastAsia="fr-FR"/>
          </w:rPr>
          <w:t xml:space="preserve"> afin de </w:t>
        </w:r>
      </w:ins>
      <w:r>
        <w:rPr>
          <w:rFonts w:ascii="Times New Roman" w:hAnsi="Times New Roman" w:cs="Times New Roman"/>
          <w:sz w:val="24"/>
          <w:lang w:eastAsia="fr-FR"/>
        </w:rPr>
        <w:t xml:space="preserve">rendre la bibliothèque davantage visible</w:t>
      </w:r>
      <w:r>
        <w:rPr>
          <w:rStyle w:val="2140"/>
          <w:rFonts w:ascii="Times New Roman" w:hAnsi="Times New Roman" w:cs="Times New Roman"/>
          <w:sz w:val="24"/>
          <w:lang w:eastAsia="fr-FR"/>
        </w:rPr>
        <w:footnoteReference w:id="99"/>
      </w:r>
      <w:r>
        <w:rPr>
          <w:rFonts w:ascii="Times New Roman" w:hAnsi="Times New Roman" w:cs="Times New Roman"/>
          <w:sz w:val="24"/>
          <w:lang w:eastAsia="fr-FR"/>
        </w:rPr>
        <w:t xml:space="preserve">. </w:t>
      </w:r>
      <w:r>
        <w:rPr>
          <w:rFonts w:ascii="Times New Roman" w:hAnsi="Times New Roman" w:cs="Times New Roman"/>
          <w:sz w:val="24"/>
          <w:lang w:eastAsia="fr-FR"/>
        </w:rPr>
      </w:r>
    </w:p>
    <w:p w14:paraId="1800E851" w14:textId="77777777">
      <w:pPr>
        <w:pStyle w:val="2119"/>
        <w:numPr>
          <w:ilvl w:val="0"/>
          <w:numId w:val="3"/>
        </w:numPr>
        <w:pBdr/>
        <w:spacing w:line="360" w:lineRule="auto"/>
        <w:ind/>
        <w:rPr>
          <w:rFonts w:ascii="Times New Roman" w:hAnsi="Times New Roman" w:eastAsia="Times New Roman" w:cs="Times New Roman"/>
          <w:b/>
          <w:color w:val="auto"/>
          <w:lang w:eastAsia="fr-FR"/>
        </w:rPr>
      </w:pPr>
      <w:r/>
      <w:bookmarkStart w:id="89" w:name="_Toc235108066"/>
      <w:r/>
      <w:commentRangeStart w:id="7"/>
      <w:r>
        <w:rPr>
          <w:rFonts w:ascii="Times New Roman" w:hAnsi="Times New Roman" w:eastAsia="Times New Roman" w:cs="Times New Roman"/>
          <w:b/>
          <w:color w:val="auto"/>
          <w:lang w:eastAsia="fr-FR"/>
        </w:rPr>
        <w:t xml:space="preserve">Ergonomie</w:t>
      </w:r>
      <w:bookmarkEnd w:id="89"/>
      <w:r>
        <w:rPr>
          <w:rFonts w:ascii="Times New Roman" w:hAnsi="Times New Roman" w:eastAsia="Times New Roman" w:cs="Times New Roman"/>
          <w:b/>
          <w:color w:val="auto"/>
          <w:lang w:eastAsia="fr-FR"/>
        </w:rPr>
        <w:t xml:space="preserve"> </w:t>
      </w:r>
      <w:commentRangeEnd w:id="7"/>
      <w:r>
        <w:commentReference w:id="7"/>
      </w:r>
      <w:r>
        <w:rPr>
          <w:rStyle w:val="2149"/>
          <w:rFonts w:asciiTheme="minorHAnsi" w:hAnsiTheme="minorHAnsi" w:eastAsiaTheme="minorHAnsi" w:cstheme="minorBidi"/>
          <w:color w:val="auto"/>
        </w:rPr>
      </w:r>
      <w:r>
        <w:rPr>
          <w:rFonts w:ascii="Times New Roman" w:hAnsi="Times New Roman" w:eastAsia="Times New Roman" w:cs="Times New Roman"/>
          <w:b/>
          <w:color w:val="auto"/>
          <w:lang w:eastAsia="fr-FR"/>
        </w:rPr>
      </w:r>
    </w:p>
    <w:p w14:paraId="75DD24BE" w14:textId="77777777">
      <w:pPr>
        <w:pStyle w:val="2120"/>
        <w:numPr>
          <w:ilvl w:val="1"/>
          <w:numId w:val="3"/>
        </w:numPr>
        <w:pBdr/>
        <w:spacing w:line="360" w:lineRule="auto"/>
        <w:ind/>
        <w:rPr>
          <w:rFonts w:ascii="Times New Roman" w:hAnsi="Times New Roman" w:cs="Times New Roman"/>
          <w:color w:val="auto"/>
          <w:u w:val="single"/>
          <w:lang w:eastAsia="fr-FR"/>
        </w:rPr>
      </w:pPr>
      <w:r/>
      <w:bookmarkStart w:id="91" w:name="_Toc235108067"/>
      <w:r>
        <w:rPr>
          <w:rFonts w:ascii="Times New Roman" w:hAnsi="Times New Roman" w:cs="Times New Roman"/>
          <w:color w:val="auto"/>
          <w:u w:val="single"/>
          <w:lang w:eastAsia="fr-FR"/>
        </w:rPr>
        <w:t xml:space="preserve">L’analyse de l’existant :</w:t>
      </w:r>
      <w:bookmarkEnd w:id="91"/>
      <w:r/>
      <w:r>
        <w:rPr>
          <w:rFonts w:ascii="Times New Roman" w:hAnsi="Times New Roman" w:cs="Times New Roman"/>
          <w:color w:val="auto"/>
          <w:u w:val="single"/>
          <w:lang w:eastAsia="fr-FR"/>
        </w:rPr>
      </w:r>
    </w:p>
    <w:p w14:paraId="3FD78B81"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 prototype</w:t>
      </w:r>
      <w:r>
        <w:rPr>
          <w:rFonts w:ascii="Times New Roman" w:hAnsi="Times New Roman" w:cs="Times New Roman"/>
          <w:sz w:val="24"/>
          <w:lang w:eastAsia="fr-FR"/>
        </w:rPr>
        <w:t xml:space="preserve"> Codex</w:t>
      </w:r>
      <w:r>
        <w:rPr>
          <w:rFonts w:ascii="Times New Roman" w:hAnsi="Times New Roman" w:cs="Times New Roman"/>
          <w:sz w:val="24"/>
          <w:lang w:eastAsia="fr-FR"/>
        </w:rPr>
        <w:t xml:space="preserve"> et CujasNum </w:t>
      </w:r>
      <w:r>
        <w:rPr>
          <w:rFonts w:ascii="Times New Roman" w:hAnsi="Times New Roman" w:cs="Times New Roman"/>
          <w:sz w:val="24"/>
          <w:lang w:eastAsia="fr-FR"/>
        </w:rPr>
        <w:t xml:space="preserve">partagent, à quelques exceptions près,</w:t>
      </w:r>
      <w:r>
        <w:rPr>
          <w:rFonts w:ascii="Times New Roman" w:hAnsi="Times New Roman" w:cs="Times New Roman"/>
          <w:sz w:val="24"/>
          <w:lang w:eastAsia="fr-FR"/>
        </w:rPr>
        <w:t xml:space="preserve"> la même présentation </w:t>
      </w:r>
      <w:r>
        <w:rPr>
          <w:rFonts w:ascii="Times New Roman" w:hAnsi="Times New Roman" w:cs="Times New Roman"/>
          <w:sz w:val="24"/>
          <w:lang w:eastAsia="fr-FR"/>
        </w:rPr>
        <w:t xml:space="preserve">générale des éléments</w:t>
      </w:r>
      <w:r>
        <w:rPr>
          <w:rFonts w:ascii="Times New Roman" w:hAnsi="Times New Roman" w:cs="Times New Roman"/>
          <w:sz w:val="24"/>
          <w:lang w:eastAsia="fr-FR"/>
        </w:rPr>
        <w:t xml:space="preserve">.</w:t>
      </w:r>
      <w:r>
        <w:rPr>
          <w:rFonts w:ascii="Times New Roman" w:hAnsi="Times New Roman" w:cs="Times New Roman"/>
          <w:sz w:val="24"/>
          <w:lang w:eastAsia="fr-FR"/>
        </w:rPr>
        <w:t xml:space="preserve"> Cette architecture similaire permet à l’utilisateur de comprendre rapidement </w:t>
      </w:r>
      <w:del w:id="51" w:author="BOLARD Cécile" w:date="2026-07-17T11:07:00Z">
        <w:r>
          <w:rPr>
            <w:rFonts w:ascii="Times New Roman" w:hAnsi="Times New Roman" w:cs="Times New Roman"/>
            <w:sz w:val="24"/>
            <w:lang w:eastAsia="fr-FR"/>
          </w:rPr>
          <w:delText xml:space="preserve">la nature </w:delText>
        </w:r>
      </w:del>
      <w:ins w:id="52" w:author="BOLARD Cécile" w:date="2026-07-17T11:07:00Z">
        <w:r>
          <w:rPr>
            <w:rFonts w:ascii="Times New Roman" w:hAnsi="Times New Roman" w:cs="Times New Roman"/>
            <w:sz w:val="24"/>
            <w:lang w:eastAsia="fr-FR"/>
          </w:rPr>
          <w:t xml:space="preserve"> les</w:t>
        </w:r>
      </w:ins>
      <w:del w:id="53" w:author="BOLARD Cécile" w:date="2026-07-17T11:07:00Z">
        <w:r>
          <w:rPr>
            <w:rFonts w:ascii="Times New Roman" w:hAnsi="Times New Roman" w:cs="Times New Roman"/>
            <w:sz w:val="24"/>
            <w:lang w:eastAsia="fr-FR"/>
          </w:rPr>
          <w:delText xml:space="preserve">des</w:delText>
        </w:r>
      </w:del>
      <w:r>
        <w:rPr>
          <w:rFonts w:ascii="Times New Roman" w:hAnsi="Times New Roman" w:cs="Times New Roman"/>
          <w:sz w:val="24"/>
          <w:lang w:eastAsia="fr-FR"/>
        </w:rPr>
        <w:t xml:space="preserve"> sources disponibles.</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0211B5A0" w14:textId="3E08DF22">
      <w:pPr>
        <w:pBdr/>
        <w:spacing w:after="0" w:line="360" w:lineRule="auto"/>
        <w:ind/>
        <w:jc w:val="both"/>
        <w:rPr>
          <w:ins w:id="54" w:author="BOLARD Cécile" w:date="2026-07-17T13:08:00Z"/>
          <w:rFonts w:ascii="Times New Roman" w:hAnsi="Times New Roman" w:cs="Times New Roman"/>
          <w:sz w:val="24"/>
          <w:lang w:eastAsia="fr-FR"/>
        </w:rPr>
      </w:pPr>
      <w:ins w:id="55" w:author="BOLARD Cécile" w:date="2026-07-17T13:04:00Z">
        <w:r>
          <w:rPr>
            <w:rFonts w:ascii="Times New Roman" w:hAnsi="Times New Roman" w:cs="Times New Roman"/>
            <w:sz w:val="24"/>
            <w:lang w:eastAsia="fr-FR"/>
          </w:rPr>
          <w:t xml:space="preserve">Dans Codex, certaines fonctionnalités sont répétées ou subdivis</w:t>
        </w:r>
      </w:ins>
      <w:ins w:id="56" w:author="BOLARD Cécile" w:date="2026-07-17T13:05:00Z">
        <w:r>
          <w:rPr>
            <w:rFonts w:ascii="Times New Roman" w:hAnsi="Times New Roman" w:cs="Times New Roman"/>
            <w:sz w:val="24"/>
            <w:lang w:eastAsia="fr-FR"/>
          </w:rPr>
          <w:t xml:space="preserve">ées</w:t>
        </w:r>
      </w:ins>
      <w:ins w:id="57" w:author="BOLARD Cécile" w:date="2026-07-17T13:04:00Z">
        <w:r>
          <w:rPr>
            <w:rFonts w:ascii="Times New Roman" w:hAnsi="Times New Roman" w:cs="Times New Roman"/>
            <w:sz w:val="24"/>
            <w:lang w:eastAsia="fr-FR"/>
          </w:rPr>
          <w:t xml:space="preserve"> en plusieurs endroits ce qui nuit à leur </w:t>
        </w:r>
      </w:ins>
      <w:ins w:id="58" w:author="BOLARD Cécile" w:date="2026-07-17T13:05:00Z">
        <w:r>
          <w:rPr>
            <w:rFonts w:ascii="Times New Roman" w:hAnsi="Times New Roman" w:cs="Times New Roman"/>
            <w:sz w:val="24"/>
            <w:lang w:eastAsia="fr-FR"/>
          </w:rPr>
          <w:t xml:space="preserve">visibilité. </w:t>
        </w:r>
      </w:ins>
      <w:del w:id="59" w:author="BOLARD Cécile" w:date="2026-07-17T13:03:00Z">
        <w:r>
          <w:rPr>
            <w:rFonts w:ascii="Times New Roman" w:hAnsi="Times New Roman" w:cs="Times New Roman"/>
            <w:sz w:val="24"/>
            <w:lang w:eastAsia="fr-FR"/>
          </w:rPr>
          <w:delText xml:space="preserve">Toutefois, malgré </w:delText>
        </w:r>
      </w:del>
      <w:del w:id="60" w:author="BOLARD Cécile" w:date="2026-07-17T13:03:00Z">
        <w:r>
          <w:rPr>
            <w:rFonts w:ascii="Times New Roman" w:hAnsi="Times New Roman" w:cs="Times New Roman"/>
            <w:sz w:val="24"/>
            <w:lang w:eastAsia="fr-FR"/>
          </w:rPr>
          <w:delText xml:space="preserve">la</w:delText>
        </w:r>
      </w:del>
      <w:del w:id="61" w:author="BOLARD Cécile" w:date="2026-07-17T13:03:00Z">
        <w:r>
          <w:rPr>
            <w:rFonts w:ascii="Times New Roman" w:hAnsi="Times New Roman" w:cs="Times New Roman"/>
            <w:sz w:val="24"/>
            <w:lang w:eastAsia="fr-FR"/>
          </w:rPr>
          <w:delText xml:space="preserve"> modernisation de la page d’accueil de </w:delText>
        </w:r>
      </w:del>
      <w:del w:id="62" w:author="BOLARD Cécile" w:date="2026-07-17T13:05:00Z">
        <w:r>
          <w:rPr>
            <w:rFonts w:ascii="Times New Roman" w:hAnsi="Times New Roman" w:cs="Times New Roman"/>
            <w:sz w:val="24"/>
            <w:lang w:eastAsia="fr-FR"/>
          </w:rPr>
          <w:delText xml:space="preserve">Codex, on remarque que </w:delText>
        </w:r>
      </w:del>
      <w:del w:id="63" w:author="BOLARD Cécile" w:date="2026-07-17T13:05:00Z">
        <w:r>
          <w:rPr>
            <w:rFonts w:ascii="Times New Roman" w:hAnsi="Times New Roman" w:cs="Times New Roman"/>
            <w:sz w:val="24"/>
            <w:lang w:eastAsia="fr-FR"/>
          </w:rPr>
          <w:delText xml:space="preserve">certaines </w:delText>
        </w:r>
      </w:del>
      <w:del w:id="64" w:author="BOLARD Cécile" w:date="2026-07-17T13:05:00Z">
        <w:r>
          <w:rPr>
            <w:rFonts w:ascii="Times New Roman" w:hAnsi="Times New Roman" w:cs="Times New Roman"/>
            <w:sz w:val="24"/>
            <w:lang w:eastAsia="fr-FR"/>
          </w:rPr>
          <w:delText xml:space="preserve">fonctionnalités sont trop souvent répétées</w:delText>
        </w:r>
      </w:del>
      <w:del w:id="65" w:author="BOLARD Cécile" w:date="2026-07-17T13:05:00Z">
        <w:r>
          <w:rPr>
            <w:rFonts w:ascii="Times New Roman" w:hAnsi="Times New Roman" w:cs="Times New Roman"/>
            <w:sz w:val="24"/>
            <w:lang w:eastAsia="fr-FR"/>
          </w:rPr>
          <w:delText xml:space="preserve">, au point de devenir presque </w:delText>
        </w:r>
      </w:del>
      <w:del w:id="66" w:author="BOLARD Cécile" w:date="2026-07-17T13:05:00Z">
        <w:r>
          <w:rPr>
            <w:rFonts w:ascii="Times New Roman" w:hAnsi="Times New Roman" w:cs="Times New Roman"/>
            <w:sz w:val="24"/>
            <w:lang w:eastAsia="fr-FR"/>
          </w:rPr>
          <w:delText xml:space="preserve">invisibles. </w:delText>
        </w:r>
      </w:del>
      <w:r>
        <w:rPr>
          <w:rFonts w:ascii="Times New Roman" w:hAnsi="Times New Roman" w:cs="Times New Roman"/>
          <w:sz w:val="24"/>
          <w:lang w:eastAsia="fr-FR"/>
        </w:rPr>
        <w:t xml:space="preserve">C’est le cas de l</w:t>
      </w:r>
      <w:r>
        <w:rPr>
          <w:rFonts w:ascii="Times New Roman" w:hAnsi="Times New Roman" w:cs="Times New Roman"/>
          <w:sz w:val="24"/>
          <w:lang w:eastAsia="fr-FR"/>
        </w:rPr>
        <w:t xml:space="preserve">a </w:t>
      </w:r>
      <w:r>
        <w:rPr>
          <w:rFonts w:ascii="Times New Roman" w:hAnsi="Times New Roman" w:cs="Times New Roman"/>
          <w:sz w:val="24"/>
          <w:lang w:eastAsia="fr-FR"/>
        </w:rPr>
        <w:t xml:space="preserve">fonction de recherche, </w:t>
      </w:r>
      <w:ins w:id="67" w:author="BOLARD Cécile" w:date="2026-07-17T13:07:00Z">
        <w:r>
          <w:rPr>
            <w:rFonts w:ascii="Times New Roman" w:hAnsi="Times New Roman" w:cs="Times New Roman"/>
            <w:sz w:val="24"/>
            <w:lang w:eastAsia="fr-FR"/>
          </w:rPr>
          <w:t xml:space="preserve">présente en plusieurs endroits avec des </w:t>
        </w:r>
      </w:ins>
      <w:ins w:id="68" w:author="BOLARD Cécile" w:date="2026-07-17T13:12:00Z">
        <w:r>
          <w:rPr>
            <w:rFonts w:ascii="Times New Roman" w:hAnsi="Times New Roman" w:cs="Times New Roman"/>
            <w:sz w:val="24"/>
            <w:lang w:eastAsia="fr-FR"/>
          </w:rPr>
          <w:t xml:space="preserve">modalités</w:t>
        </w:r>
      </w:ins>
      <w:ins w:id="69" w:author="BOLARD Cécile" w:date="2026-07-17T13:07:00Z">
        <w:r>
          <w:rPr>
            <w:rFonts w:ascii="Times New Roman" w:hAnsi="Times New Roman" w:cs="Times New Roman"/>
            <w:sz w:val="24"/>
            <w:lang w:eastAsia="fr-FR"/>
          </w:rPr>
          <w:t xml:space="preserve"> différentes</w:t>
        </w:r>
      </w:ins>
      <w:ins w:id="70" w:author="BOLARD Cécile" w:date="2026-07-17T13:11:00Z">
        <w:r>
          <w:rPr>
            <w:rFonts w:ascii="Times New Roman" w:hAnsi="Times New Roman" w:cs="Times New Roman"/>
            <w:sz w:val="24"/>
            <w:lang w:eastAsia="fr-FR"/>
          </w:rPr>
          <w:t xml:space="preserve"> pas toujours compréhensibles</w:t>
        </w:r>
      </w:ins>
      <w:ins w:id="71" w:author="BOLARD Cécile" w:date="2026-07-17T13:07:00Z">
        <w:r>
          <w:rPr>
            <w:rFonts w:ascii="Times New Roman" w:hAnsi="Times New Roman" w:cs="Times New Roman"/>
            <w:sz w:val="24"/>
            <w:lang w:eastAsia="fr-FR"/>
          </w:rPr>
          <w:t xml:space="preserve"> : </w:t>
        </w:r>
      </w:ins>
      <w:ins w:id="72" w:author="BOLARD Cécile" w:date="2026-07-17T13:08:00Z">
        <w:r>
          <w:rPr>
            <w:rFonts w:ascii="Times New Roman" w:hAnsi="Times New Roman" w:cs="Times New Roman"/>
            <w:sz w:val="24"/>
            <w:lang w:eastAsia="fr-FR"/>
          </w:rPr>
        </w:r>
      </w:ins>
    </w:p>
    <w:p w14:paraId="59AEF27A" w14:textId="5B042715">
      <w:pPr>
        <w:pStyle w:val="2127"/>
        <w:numPr>
          <w:ilvl w:val="0"/>
          <w:numId w:val="13"/>
        </w:numPr>
        <w:pBdr/>
        <w:spacing w:after="0" w:line="360" w:lineRule="auto"/>
        <w:ind/>
        <w:jc w:val="both"/>
        <w:rPr>
          <w:ins w:id="74" w:author="BOLARD Cécile" w:date="2026-07-17T13:09:00Z"/>
          <w:rFonts w:ascii="Times New Roman" w:hAnsi="Times New Roman" w:cs="Times New Roman"/>
          <w:sz w:val="24"/>
          <w:lang w:eastAsia="fr-FR"/>
          <w:rPrChange w:id="73" w:author="BOLARD Cécile" w:date="2026-07-17T13:11:00Z">
            <w:rPr>
              <w:lang w:eastAsia="fr-FR"/>
            </w:rPr>
          </w:rPrChange>
        </w:rPr>
        <w:pPrChange w:author="BOLARD Cécile" w:date="2026-07-17T13:11:00Z" w:id="75">
          <w:pPr>
            <w:pBdr/>
            <w:spacing w:after="0" w:line="360" w:lineRule="auto"/>
            <w:ind/>
            <w:jc w:val="both"/>
          </w:pPr>
        </w:pPrChange>
      </w:pPr>
      <w:ins w:id="76" w:author="BOLARD Cécile" w:date="2026-07-17T13:09:00Z">
        <w:r>
          <w:rPr>
            <w:rFonts w:ascii="Times New Roman" w:hAnsi="Times New Roman" w:cs="Times New Roman"/>
            <w:sz w:val="24"/>
            <w:lang w:eastAsia="fr-FR"/>
            <w:rPrChange w:id="77" w:author="BOLARD Cécile" w:date="2026-07-17T13:11:00Z">
              <w:rPr>
                <w:lang w:eastAsia="fr-FR"/>
              </w:rPr>
            </w:rPrChange>
          </w:rPr>
          <w:t xml:space="preserve">« </w:t>
        </w:r>
      </w:ins>
      <w:ins w:id="78" w:author="BOLARD Cécile" w:date="2026-07-17T13:08:00Z">
        <w:r>
          <w:rPr>
            <w:rFonts w:ascii="Times New Roman" w:hAnsi="Times New Roman" w:cs="Times New Roman"/>
            <w:sz w:val="24"/>
            <w:lang w:eastAsia="fr-FR"/>
            <w:rPrChange w:id="79" w:author="BOLARD Cécile" w:date="2026-07-17T13:11:00Z">
              <w:rPr>
                <w:lang w:eastAsia="fr-FR"/>
              </w:rPr>
            </w:rPrChange>
          </w:rPr>
          <w:t xml:space="preserve">Explorer</w:t>
        </w:r>
      </w:ins>
      <w:ins w:id="80" w:author="BOLARD Cécile" w:date="2026-07-17T13:09:00Z">
        <w:r>
          <w:rPr>
            <w:rFonts w:ascii="Times New Roman" w:hAnsi="Times New Roman" w:cs="Times New Roman"/>
            <w:sz w:val="24"/>
            <w:lang w:eastAsia="fr-FR"/>
            <w:rPrChange w:id="81" w:author="BOLARD Cécile" w:date="2026-07-17T13:11:00Z">
              <w:rPr>
                <w:lang w:eastAsia="fr-FR"/>
              </w:rPr>
            </w:rPrChange>
          </w:rPr>
          <w:t xml:space="preserve"> »</w:t>
        </w:r>
      </w:ins>
      <w:ins w:id="82" w:author="BOLARD Cécile" w:date="2026-07-17T13:08:00Z">
        <w:r>
          <w:rPr>
            <w:rFonts w:ascii="Times New Roman" w:hAnsi="Times New Roman" w:cs="Times New Roman"/>
            <w:sz w:val="24"/>
            <w:lang w:eastAsia="fr-FR"/>
            <w:rPrChange w:id="83" w:author="BOLARD Cécile" w:date="2026-07-17T13:11:00Z">
              <w:rPr>
                <w:lang w:eastAsia="fr-FR"/>
              </w:rPr>
            </w:rPrChange>
          </w:rPr>
          <w:t xml:space="preserve"> propose une recherche par filtrage dans l’ensemble du corpus, et est présent </w:t>
        </w:r>
      </w:ins>
      <w:ins w:id="84" w:author="BOLARD Cécile" w:date="2026-07-17T13:09:00Z">
        <w:r>
          <w:rPr>
            <w:rFonts w:ascii="Times New Roman" w:hAnsi="Times New Roman" w:cs="Times New Roman"/>
            <w:sz w:val="24"/>
            <w:lang w:eastAsia="fr-FR"/>
            <w:rPrChange w:id="85" w:author="BOLARD Cécile" w:date="2026-07-17T13:11:00Z">
              <w:rPr>
                <w:lang w:eastAsia="fr-FR"/>
              </w:rPr>
            </w:rPrChange>
          </w:rPr>
          <w:t xml:space="preserve">en deux endroits sur la page de titre. </w:t>
        </w:r>
      </w:ins>
      <w:ins w:id="86" w:author="BOLARD Cécile" w:date="2026-07-17T13:09:00Z">
        <w:r>
          <w:rPr>
            <w:rFonts w:ascii="Times New Roman" w:hAnsi="Times New Roman" w:cs="Times New Roman"/>
            <w:sz w:val="24"/>
            <w:lang w:eastAsia="fr-FR"/>
            <w:rPrChange w:id="87" w:author="BOLARD Cécile" w:date="2026-07-17T13:11:00Z">
              <w:rPr>
                <w:lang w:eastAsia="fr-FR"/>
              </w:rPr>
            </w:rPrChange>
          </w:rPr>
        </w:r>
      </w:ins>
    </w:p>
    <w:p w14:paraId="495C3B40" w14:textId="04D64F27">
      <w:pPr>
        <w:pStyle w:val="2127"/>
        <w:numPr>
          <w:ilvl w:val="0"/>
          <w:numId w:val="13"/>
        </w:numPr>
        <w:pBdr/>
        <w:spacing w:after="0" w:line="360" w:lineRule="auto"/>
        <w:ind/>
        <w:jc w:val="both"/>
        <w:rPr>
          <w:ins w:id="89" w:author="BOLARD Cécile" w:date="2026-07-17T13:10:00Z"/>
          <w:rFonts w:ascii="Times New Roman" w:hAnsi="Times New Roman" w:cs="Times New Roman"/>
          <w:sz w:val="24"/>
          <w:lang w:eastAsia="fr-FR"/>
          <w:rPrChange w:id="88" w:author="BOLARD Cécile" w:date="2026-07-17T13:11:00Z">
            <w:rPr>
              <w:lang w:eastAsia="fr-FR"/>
            </w:rPr>
          </w:rPrChange>
        </w:rPr>
        <w:pPrChange w:author="BOLARD Cécile" w:date="2026-07-17T13:11:00Z" w:id="90">
          <w:pPr>
            <w:pBdr/>
            <w:spacing w:after="0" w:line="360" w:lineRule="auto"/>
            <w:ind/>
            <w:jc w:val="both"/>
          </w:pPr>
        </w:pPrChange>
      </w:pPr>
      <w:ins w:id="91" w:author="BOLARD Cécile" w:date="2026-07-17T13:09:00Z">
        <w:r>
          <w:rPr>
            <w:rFonts w:ascii="Times New Roman" w:hAnsi="Times New Roman" w:cs="Times New Roman"/>
            <w:sz w:val="24"/>
            <w:lang w:eastAsia="fr-FR"/>
            <w:rPrChange w:id="92" w:author="BOLARD Cécile" w:date="2026-07-17T13:11:00Z">
              <w:rPr>
                <w:lang w:eastAsia="fr-FR"/>
              </w:rPr>
            </w:rPrChange>
          </w:rPr>
          <w:t xml:space="preserve">L’onglet « rechercher » s</w:t>
        </w:r>
      </w:ins>
      <w:ins w:id="93" w:author="BOLARD Cécile" w:date="2026-07-17T13:10:00Z">
        <w:r>
          <w:rPr>
            <w:rFonts w:ascii="Times New Roman" w:hAnsi="Times New Roman" w:cs="Times New Roman"/>
            <w:sz w:val="24"/>
            <w:lang w:eastAsia="fr-FR"/>
            <w:rPrChange w:id="94" w:author="BOLARD Cécile" w:date="2026-07-17T13:11:00Z">
              <w:rPr>
                <w:lang w:eastAsia="fr-FR"/>
              </w:rPr>
            </w:rPrChange>
          </w:rPr>
          <w:t xml:space="preserve">e subdivise en recherche avancée ou plein texte</w:t>
        </w:r>
      </w:ins>
      <w:ins w:id="95" w:author="BOLARD Cécile" w:date="2026-07-17T13:10:00Z">
        <w:r>
          <w:rPr>
            <w:rFonts w:ascii="Times New Roman" w:hAnsi="Times New Roman" w:cs="Times New Roman"/>
            <w:sz w:val="24"/>
            <w:lang w:eastAsia="fr-FR"/>
            <w:rPrChange w:id="96" w:author="BOLARD Cécile" w:date="2026-07-17T13:11:00Z">
              <w:rPr>
                <w:lang w:eastAsia="fr-FR"/>
              </w:rPr>
            </w:rPrChange>
          </w:rPr>
        </w:r>
      </w:ins>
    </w:p>
    <w:p w14:paraId="2CA73BCC" w14:textId="3C529979">
      <w:pPr>
        <w:pStyle w:val="2127"/>
        <w:numPr>
          <w:ilvl w:val="0"/>
          <w:numId w:val="13"/>
        </w:numPr>
        <w:pBdr/>
        <w:spacing w:after="0" w:line="360" w:lineRule="auto"/>
        <w:ind/>
        <w:jc w:val="both"/>
        <w:rPr>
          <w:ins w:id="98" w:author="BOLARD Cécile" w:date="2026-07-17T13:11:00Z"/>
          <w:rFonts w:ascii="Times New Roman" w:hAnsi="Times New Roman" w:cs="Times New Roman"/>
          <w:sz w:val="24"/>
          <w:lang w:eastAsia="fr-FR"/>
          <w:rPrChange w:id="97" w:author="BOLARD Cécile" w:date="2026-07-17T13:11:00Z">
            <w:rPr>
              <w:lang w:eastAsia="fr-FR"/>
            </w:rPr>
          </w:rPrChange>
        </w:rPr>
        <w:pPrChange w:author="BOLARD Cécile" w:date="2026-07-17T13:11:00Z" w:id="99">
          <w:pPr>
            <w:pBdr/>
            <w:spacing w:after="0" w:line="360" w:lineRule="auto"/>
            <w:ind/>
            <w:jc w:val="both"/>
          </w:pPr>
        </w:pPrChange>
      </w:pPr>
      <w:ins w:id="100" w:author="BOLARD Cécile" w:date="2026-07-17T13:10:00Z">
        <w:r>
          <w:rPr>
            <w:rFonts w:ascii="Times New Roman" w:hAnsi="Times New Roman" w:cs="Times New Roman"/>
            <w:sz w:val="24"/>
            <w:lang w:eastAsia="fr-FR"/>
            <w:rPrChange w:id="101" w:author="BOLARD Cécile" w:date="2026-07-17T13:11:00Z">
              <w:rPr>
                <w:lang w:eastAsia="fr-FR"/>
              </w:rPr>
            </w:rPrChange>
          </w:rPr>
          <w:t xml:space="preserve">La barre de recherche Rechercher propose une recherche dont on ne sait si elle cherche dans l’ensemble du site, le</w:t>
        </w:r>
      </w:ins>
      <w:ins w:id="102" w:author="BOLARD Cécile" w:date="2026-07-17T13:11:00Z">
        <w:r>
          <w:rPr>
            <w:rFonts w:ascii="Times New Roman" w:hAnsi="Times New Roman" w:cs="Times New Roman"/>
            <w:sz w:val="24"/>
            <w:lang w:eastAsia="fr-FR"/>
            <w:rPrChange w:id="103" w:author="BOLARD Cécile" w:date="2026-07-17T13:11:00Z">
              <w:rPr>
                <w:lang w:eastAsia="fr-FR"/>
              </w:rPr>
            </w:rPrChange>
          </w:rPr>
          <w:t xml:space="preserve">s métadonnées descriptives ou l’OCR</w:t>
        </w:r>
      </w:ins>
      <w:ins w:id="104" w:author="BOLARD Cécile" w:date="2026-07-17T13:11:00Z">
        <w:r>
          <w:rPr>
            <w:rFonts w:ascii="Times New Roman" w:hAnsi="Times New Roman" w:cs="Times New Roman"/>
            <w:sz w:val="24"/>
            <w:lang w:eastAsia="fr-FR"/>
            <w:rPrChange w:id="105" w:author="BOLARD Cécile" w:date="2026-07-17T13:11:00Z">
              <w:rPr>
                <w:lang w:eastAsia="fr-FR"/>
              </w:rPr>
            </w:rPrChange>
          </w:rPr>
        </w:r>
      </w:ins>
    </w:p>
    <w:p w14:paraId="47D67EE3" w14:textId="77777777">
      <w:pPr>
        <w:pBdr/>
        <w:spacing w:after="0" w:line="360" w:lineRule="auto"/>
        <w:ind/>
        <w:jc w:val="both"/>
        <w:rPr>
          <w:ins w:id="106" w:author="BOLARD Cécile" w:date="2026-07-17T13:09:00Z"/>
          <w:rFonts w:ascii="Times New Roman" w:hAnsi="Times New Roman" w:cs="Times New Roman"/>
          <w:sz w:val="24"/>
          <w:lang w:eastAsia="fr-FR"/>
        </w:rPr>
      </w:pPr>
      <w:r>
        <w:rPr>
          <w:rFonts w:ascii="Times New Roman" w:hAnsi="Times New Roman" w:cs="Times New Roman"/>
          <w:sz w:val="24"/>
          <w:lang w:eastAsia="fr-FR"/>
        </w:rPr>
      </w:r>
      <w:ins w:id="107" w:author="BOLARD Cécile" w:date="2026-07-17T13:09:00Z">
        <w:r>
          <w:rPr>
            <w:rFonts w:ascii="Times New Roman" w:hAnsi="Times New Roman" w:cs="Times New Roman"/>
            <w:sz w:val="24"/>
            <w:lang w:eastAsia="fr-FR"/>
          </w:rPr>
        </w:r>
      </w:ins>
    </w:p>
    <w:p w14:paraId="4B0F9EB7" w14:textId="061C0F50">
      <w:pPr>
        <w:pBdr/>
        <w:spacing w:after="0" w:line="360" w:lineRule="auto"/>
        <w:ind/>
        <w:jc w:val="both"/>
        <w:rPr>
          <w:rFonts w:ascii="Times New Roman" w:hAnsi="Times New Roman" w:cs="Times New Roman"/>
          <w:sz w:val="24"/>
          <w:lang w:eastAsia="fr-FR"/>
        </w:rPr>
      </w:pPr>
      <w:del w:id="108" w:author="BOLARD Cécile" w:date="2026-07-17T13:11:00Z">
        <w:r>
          <w:rPr>
            <w:rFonts w:ascii="Times New Roman" w:hAnsi="Times New Roman" w:cs="Times New Roman"/>
            <w:sz w:val="24"/>
            <w:lang w:eastAsia="fr-FR"/>
          </w:rPr>
          <w:delText xml:space="preserve">déclinée sous plusieurs formes </w:delText>
        </w:r>
      </w:del>
      <w:del w:id="109" w:author="BOLARD Cécile" w:date="2026-07-17T13:11:00Z">
        <w:r>
          <w:rPr>
            <w:rFonts w:ascii="Times New Roman" w:hAnsi="Times New Roman" w:cs="Times New Roman"/>
            <w:sz w:val="24"/>
            <w:lang w:eastAsia="fr-FR"/>
          </w:rPr>
          <w:delText xml:space="preserve">et appellations : l’utilisateur se retrouve à devoir </w:delText>
        </w:r>
      </w:del>
      <w:del w:id="110" w:author="BOLARD Cécile" w:date="2026-07-17T13:11:00Z">
        <w:r>
          <w:rPr>
            <w:rFonts w:ascii="Times New Roman" w:hAnsi="Times New Roman" w:cs="Times New Roman"/>
            <w:sz w:val="24"/>
            <w:lang w:eastAsia="fr-FR"/>
          </w:rPr>
          <w:delText xml:space="preserve">comprendre la différence entre l’onglet </w:delText>
        </w:r>
      </w:del>
      <w:del w:id="111" w:author="BOLARD Cécile" w:date="2026-07-17T13:11:00Z">
        <w:r>
          <w:rPr>
            <w:rFonts w:ascii="Times New Roman" w:hAnsi="Times New Roman" w:cs="Times New Roman"/>
            <w:sz w:val="24"/>
            <w:lang w:eastAsia="fr-FR"/>
          </w:rPr>
          <w:delText xml:space="preserve">« Recherche » du</w:delText>
        </w:r>
      </w:del>
      <w:del w:id="112" w:author="BOLARD Cécile" w:date="2026-07-17T13:11:00Z">
        <w:r>
          <w:rPr>
            <w:rFonts w:ascii="Times New Roman" w:hAnsi="Times New Roman" w:cs="Times New Roman"/>
            <w:sz w:val="24"/>
            <w:lang w:eastAsia="fr-FR"/>
          </w:rPr>
          <w:delText xml:space="preserve"> menu, la barre de recherche</w:delText>
        </w:r>
      </w:del>
      <w:del w:id="113" w:author="BOLARD Cécile" w:date="2026-07-17T13:11:00Z">
        <w:r>
          <w:rPr>
            <w:rFonts w:ascii="Times New Roman" w:hAnsi="Times New Roman" w:cs="Times New Roman"/>
            <w:sz w:val="24"/>
            <w:lang w:eastAsia="fr-FR"/>
          </w:rPr>
          <w:delText xml:space="preserve"> principale</w:delText>
        </w:r>
      </w:del>
      <w:del w:id="114" w:author="BOLARD Cécile" w:date="2026-07-17T13:11:00Z">
        <w:r>
          <w:rPr>
            <w:rFonts w:ascii="Times New Roman" w:hAnsi="Times New Roman" w:cs="Times New Roman"/>
            <w:sz w:val="24"/>
            <w:lang w:eastAsia="fr-FR"/>
          </w:rPr>
          <w:delText xml:space="preserve">, ou </w:delText>
        </w:r>
      </w:del>
      <w:del w:id="115" w:author="BOLARD Cécile" w:date="2026-07-17T13:11:00Z">
        <w:r>
          <w:rPr>
            <w:rFonts w:ascii="Times New Roman" w:hAnsi="Times New Roman" w:cs="Times New Roman"/>
            <w:sz w:val="24"/>
            <w:lang w:eastAsia="fr-FR"/>
          </w:rPr>
          <w:delText xml:space="preserve">encore l’onglet « Explorer » à côté de l’option « Plein texte »</w:delText>
        </w:r>
      </w:del>
      <w:r>
        <w:rPr>
          <w:rStyle w:val="2140"/>
          <w:rFonts w:ascii="Times New Roman" w:hAnsi="Times New Roman" w:cs="Times New Roman"/>
          <w:sz w:val="24"/>
          <w:lang w:eastAsia="fr-FR"/>
        </w:rPr>
        <w:footnoteReference w:id="100"/>
      </w:r>
      <w:r>
        <w:rPr>
          <w:rFonts w:ascii="Times New Roman" w:hAnsi="Times New Roman" w:cs="Times New Roman"/>
          <w:sz w:val="24"/>
          <w:lang w:eastAsia="fr-FR"/>
        </w:rPr>
        <w:t xml:space="preserve">.</w:t>
      </w:r>
      <w:del w:id="116" w:author="BOLARD Cécile" w:date="2026-07-17T13:13:00Z">
        <w:r>
          <w:rPr>
            <w:rFonts w:ascii="Times New Roman" w:hAnsi="Times New Roman" w:cs="Times New Roman"/>
            <w:sz w:val="24"/>
            <w:lang w:eastAsia="fr-FR"/>
          </w:rPr>
          <w:delText xml:space="preserve"> </w:delText>
        </w:r>
      </w:del>
      <w:del w:id="117" w:author="BOLARD Cécile" w:date="2026-07-17T13:13:00Z">
        <w:r>
          <w:rPr>
            <w:rFonts w:ascii="Times New Roman" w:hAnsi="Times New Roman" w:cs="Times New Roman"/>
            <w:sz w:val="24"/>
            <w:lang w:eastAsia="fr-FR"/>
          </w:rPr>
          <w:delText xml:space="preserve">Cette redondance crée une confusion inutile</w:delText>
        </w:r>
      </w:del>
      <w:r>
        <w:rPr>
          <w:rFonts w:ascii="Times New Roman" w:hAnsi="Times New Roman" w:cs="Times New Roman"/>
          <w:sz w:val="24"/>
          <w:lang w:eastAsia="fr-FR"/>
        </w:rPr>
        <w:t xml:space="preserve">. En revanche, l</w:t>
      </w:r>
      <w:r>
        <w:rPr>
          <w:rFonts w:ascii="Times New Roman" w:hAnsi="Times New Roman" w:cs="Times New Roman"/>
          <w:sz w:val="24"/>
          <w:lang w:eastAsia="fr-FR"/>
        </w:rPr>
        <w:t xml:space="preserve">a page d’accueil </w:t>
      </w:r>
      <w:r>
        <w:rPr>
          <w:rFonts w:ascii="Times New Roman" w:hAnsi="Times New Roman" w:cs="Times New Roman"/>
          <w:sz w:val="24"/>
          <w:lang w:eastAsia="fr-FR"/>
        </w:rPr>
        <w:t xml:space="preserve">introduit</w:t>
      </w:r>
      <w:r>
        <w:rPr>
          <w:rFonts w:ascii="Times New Roman" w:hAnsi="Times New Roman" w:cs="Times New Roman"/>
          <w:sz w:val="24"/>
          <w:lang w:eastAsia="fr-FR"/>
        </w:rPr>
        <w:t xml:space="preserve"> de nouvelles fonctionnalités </w:t>
      </w:r>
      <w:r>
        <w:rPr>
          <w:rFonts w:ascii="Times New Roman" w:hAnsi="Times New Roman" w:cs="Times New Roman"/>
          <w:sz w:val="24"/>
          <w:lang w:eastAsia="fr-FR"/>
        </w:rPr>
        <w:t xml:space="preserve">absentes de</w:t>
      </w:r>
      <w:r>
        <w:rPr>
          <w:rFonts w:ascii="Times New Roman" w:hAnsi="Times New Roman" w:cs="Times New Roman"/>
          <w:sz w:val="24"/>
          <w:lang w:eastAsia="fr-FR"/>
        </w:rPr>
        <w:t xml:space="preserve"> CujasNum, </w:t>
      </w:r>
      <w:r>
        <w:rPr>
          <w:rFonts w:ascii="Times New Roman" w:hAnsi="Times New Roman" w:cs="Times New Roman"/>
          <w:sz w:val="24"/>
          <w:lang w:eastAsia="fr-FR"/>
        </w:rPr>
        <w:t xml:space="preserve">telles qu’</w:t>
      </w:r>
      <w:r>
        <w:rPr>
          <w:rFonts w:ascii="Times New Roman" w:hAnsi="Times New Roman" w:cs="Times New Roman"/>
          <w:sz w:val="24"/>
          <w:lang w:eastAsia="fr-FR"/>
        </w:rPr>
        <w:t xml:space="preserve">un espace actualité, les ouvrages récemment publiés ainsi que les </w:t>
      </w:r>
      <w:r>
        <w:rPr>
          <w:rFonts w:ascii="Times New Roman" w:hAnsi="Times New Roman" w:cs="Times New Roman"/>
          <w:sz w:val="24"/>
          <w:lang w:eastAsia="fr-FR"/>
        </w:rPr>
        <w:t xml:space="preserve">documents les </w:t>
      </w:r>
      <w:r>
        <w:rPr>
          <w:rFonts w:ascii="Times New Roman" w:hAnsi="Times New Roman" w:cs="Times New Roman"/>
          <w:sz w:val="24"/>
          <w:lang w:eastAsia="fr-FR"/>
        </w:rPr>
        <w:t xml:space="preserve">plus consultés. </w:t>
      </w:r>
      <w:r>
        <w:rPr>
          <w:rFonts w:ascii="Times New Roman" w:hAnsi="Times New Roman" w:cs="Times New Roman"/>
          <w:sz w:val="24"/>
          <w:lang w:eastAsia="fr-FR"/>
        </w:rPr>
        <w:t xml:space="preserve">Ces ajouts dynamisent l’interface et</w:t>
      </w:r>
      <w:r>
        <w:rPr>
          <w:rFonts w:ascii="Times New Roman" w:hAnsi="Times New Roman" w:cs="Times New Roman"/>
          <w:sz w:val="24"/>
          <w:lang w:eastAsia="fr-FR"/>
        </w:rPr>
        <w:t xml:space="preserve"> donne</w:t>
      </w:r>
      <w:r>
        <w:rPr>
          <w:rFonts w:ascii="Times New Roman" w:hAnsi="Times New Roman" w:cs="Times New Roman"/>
          <w:sz w:val="24"/>
          <w:lang w:eastAsia="fr-FR"/>
        </w:rPr>
        <w:t xml:space="preserve">nt</w:t>
      </w:r>
      <w:r>
        <w:rPr>
          <w:rFonts w:ascii="Times New Roman" w:hAnsi="Times New Roman" w:cs="Times New Roman"/>
          <w:sz w:val="24"/>
          <w:lang w:eastAsia="fr-FR"/>
        </w:rPr>
        <w:t xml:space="preserve"> de la « vie » à une bibliothèque numérique</w:t>
      </w:r>
      <w:r>
        <w:rPr>
          <w:rStyle w:val="2140"/>
          <w:rFonts w:ascii="Times New Roman" w:hAnsi="Times New Roman" w:cs="Times New Roman"/>
          <w:sz w:val="24"/>
          <w:lang w:eastAsia="fr-FR"/>
        </w:rPr>
        <w:footnoteReference w:id="101"/>
      </w:r>
      <w:r>
        <w:rPr>
          <w:rFonts w:ascii="Times New Roman" w:hAnsi="Times New Roman" w:cs="Times New Roman"/>
          <w:sz w:val="24"/>
          <w:lang w:eastAsia="fr-FR"/>
        </w:rPr>
        <w:t xml:space="preserve">. </w:t>
      </w:r>
      <w:r>
        <w:rPr>
          <w:rFonts w:ascii="Times New Roman" w:hAnsi="Times New Roman" w:cs="Times New Roman"/>
          <w:sz w:val="24"/>
          <w:lang w:eastAsia="fr-FR"/>
        </w:rPr>
      </w:r>
    </w:p>
    <w:p w14:paraId="3148BDEE"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Cependant, </w:t>
      </w:r>
      <w:r>
        <w:rPr>
          <w:rFonts w:ascii="Times New Roman" w:hAnsi="Times New Roman" w:cs="Times New Roman"/>
          <w:sz w:val="24"/>
          <w:lang w:eastAsia="fr-FR"/>
        </w:rPr>
        <w:t xml:space="preserve">aucune des deux bibliothèques ne propose</w:t>
      </w:r>
      <w:r>
        <w:rPr>
          <w:rFonts w:ascii="Times New Roman" w:hAnsi="Times New Roman" w:cs="Times New Roman"/>
          <w:sz w:val="24"/>
          <w:lang w:eastAsia="fr-FR"/>
        </w:rPr>
        <w:t xml:space="preserve"> </w:t>
      </w:r>
      <w:commentRangeStart w:id="8"/>
      <w:r>
        <w:rPr>
          <w:rFonts w:ascii="Times New Roman" w:hAnsi="Times New Roman" w:cs="Times New Roman"/>
          <w:sz w:val="24"/>
          <w:lang w:eastAsia="fr-FR"/>
        </w:rPr>
        <w:t xml:space="preserve">de liens internes </w:t>
      </w:r>
      <w:r>
        <w:rPr>
          <w:rFonts w:ascii="Times New Roman" w:hAnsi="Times New Roman" w:cs="Times New Roman"/>
          <w:sz w:val="24"/>
          <w:lang w:eastAsia="fr-FR"/>
        </w:rPr>
        <w:t xml:space="preserve">pour regrouper les documents connexes</w:t>
      </w:r>
      <w:commentRangeEnd w:id="8"/>
      <w:r>
        <w:commentReference w:id="8"/>
      </w:r>
      <w:r>
        <w:rPr>
          <w:rFonts w:ascii="Times New Roman" w:hAnsi="Times New Roman" w:cs="Times New Roman"/>
          <w:sz w:val="24"/>
          <w:lang w:eastAsia="fr-FR"/>
        </w:rPr>
        <w:t xml:space="preserve">, ni de</w:t>
      </w:r>
      <w:r>
        <w:rPr>
          <w:rFonts w:ascii="Times New Roman" w:hAnsi="Times New Roman" w:cs="Times New Roman"/>
          <w:sz w:val="24"/>
          <w:lang w:eastAsia="fr-FR"/>
        </w:rPr>
        <w:t xml:space="preserve"> liens externes vers d’autres sites </w:t>
      </w:r>
      <w:r>
        <w:rPr>
          <w:rFonts w:ascii="Times New Roman" w:hAnsi="Times New Roman" w:cs="Times New Roman"/>
          <w:sz w:val="24"/>
          <w:lang w:eastAsia="fr-FR"/>
        </w:rPr>
        <w:t xml:space="preserve">pour favoriser le rebond d’information</w:t>
      </w:r>
      <w:r>
        <w:rPr>
          <w:rStyle w:val="2140"/>
          <w:rFonts w:ascii="Times New Roman" w:hAnsi="Times New Roman" w:cs="Times New Roman"/>
          <w:sz w:val="24"/>
          <w:lang w:eastAsia="fr-FR"/>
        </w:rPr>
        <w:footnoteReference w:id="102"/>
      </w:r>
      <w:r>
        <w:rPr>
          <w:rFonts w:ascii="Times New Roman" w:hAnsi="Times New Roman" w:cs="Times New Roman"/>
          <w:sz w:val="24"/>
          <w:lang w:eastAsia="fr-FR"/>
        </w:rPr>
        <w:t xml:space="preserve">.</w:t>
      </w:r>
      <w:r>
        <w:rPr>
          <w:rFonts w:ascii="Times New Roman" w:hAnsi="Times New Roman" w:cs="Times New Roman"/>
          <w:sz w:val="24"/>
          <w:lang w:eastAsia="fr-FR"/>
        </w:rPr>
        <w:t xml:space="preserve"> Pourtant, l’intégration de l</w:t>
      </w:r>
      <w:r>
        <w:rPr>
          <w:rFonts w:ascii="Times New Roman" w:hAnsi="Times New Roman" w:cs="Times New Roman"/>
          <w:sz w:val="24"/>
          <w:lang w:eastAsia="fr-FR"/>
        </w:rPr>
        <w:t xml:space="preserve">iens et </w:t>
      </w:r>
      <w:r>
        <w:rPr>
          <w:rFonts w:ascii="Times New Roman" w:hAnsi="Times New Roman" w:cs="Times New Roman"/>
          <w:sz w:val="24"/>
          <w:lang w:eastAsia="fr-FR"/>
        </w:rPr>
        <w:t xml:space="preserve">de</w:t>
      </w:r>
      <w:r>
        <w:rPr>
          <w:rFonts w:ascii="Times New Roman" w:hAnsi="Times New Roman" w:cs="Times New Roman"/>
          <w:sz w:val="24"/>
          <w:lang w:eastAsia="fr-FR"/>
        </w:rPr>
        <w:t xml:space="preserve"> rebonds </w:t>
      </w:r>
      <w:r>
        <w:rPr>
          <w:rFonts w:ascii="Times New Roman" w:hAnsi="Times New Roman" w:cs="Times New Roman"/>
          <w:sz w:val="24"/>
          <w:lang w:eastAsia="fr-FR"/>
        </w:rPr>
        <w:t xml:space="preserve">est une attente forte, partagées par le personnel et les usagers, comme le confirment les résultats de l’enquête et des entretiens menés sur le terrain</w:t>
      </w:r>
      <w:r>
        <w:rPr>
          <w:rStyle w:val="2140"/>
          <w:rFonts w:ascii="Times New Roman" w:hAnsi="Times New Roman" w:cs="Times New Roman"/>
          <w:sz w:val="24"/>
          <w:lang w:eastAsia="fr-FR"/>
        </w:rPr>
        <w:footnoteReference w:id="103"/>
      </w:r>
      <w:r>
        <w:rPr>
          <w:rFonts w:ascii="Times New Roman" w:hAnsi="Times New Roman" w:cs="Times New Roman"/>
          <w:sz w:val="24"/>
          <w:lang w:eastAsia="fr-FR"/>
        </w:rPr>
        <w:t xml:space="preserve">.</w:t>
      </w:r>
      <w:r>
        <w:rPr>
          <w:rFonts w:ascii="Times New Roman" w:hAnsi="Times New Roman" w:cs="Times New Roman"/>
          <w:sz w:val="24"/>
          <w:lang w:eastAsia="fr-FR"/>
        </w:rPr>
      </w:r>
    </w:p>
    <w:p w14:paraId="4EAB1912"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Concernant </w:t>
      </w:r>
      <w:r>
        <w:rPr>
          <w:rFonts w:ascii="Times New Roman" w:hAnsi="Times New Roman" w:cs="Times New Roman"/>
          <w:sz w:val="24"/>
          <w:lang w:eastAsia="fr-FR"/>
        </w:rPr>
        <w:t xml:space="preserve">la page des « Collections »,</w:t>
      </w:r>
      <w:r>
        <w:rPr>
          <w:rFonts w:ascii="Times New Roman" w:hAnsi="Times New Roman" w:cs="Times New Roman"/>
          <w:sz w:val="24"/>
          <w:lang w:eastAsia="fr-FR"/>
        </w:rPr>
        <w:t xml:space="preserve"> l’absence totale de présentation de l’espace nuit à sa compréhension. Le contenu s’avère </w:t>
      </w:r>
      <w:r>
        <w:rPr>
          <w:rFonts w:ascii="Times New Roman" w:hAnsi="Times New Roman" w:cs="Times New Roman"/>
          <w:sz w:val="24"/>
          <w:lang w:eastAsia="fr-FR"/>
        </w:rPr>
        <w:t xml:space="preserve">confus</w:t>
      </w:r>
      <w:r>
        <w:rPr>
          <w:rFonts w:ascii="Times New Roman" w:hAnsi="Times New Roman" w:cs="Times New Roman"/>
          <w:sz w:val="24"/>
          <w:lang w:eastAsia="fr-FR"/>
        </w:rPr>
        <w:t xml:space="preserve">,</w:t>
      </w:r>
      <w:r>
        <w:rPr>
          <w:rFonts w:ascii="Times New Roman" w:hAnsi="Times New Roman" w:cs="Times New Roman"/>
          <w:sz w:val="24"/>
          <w:lang w:eastAsia="fr-FR"/>
        </w:rPr>
        <w:t xml:space="preserve"> car </w:t>
      </w:r>
      <w:r>
        <w:rPr>
          <w:rFonts w:ascii="Times New Roman" w:hAnsi="Times New Roman" w:cs="Times New Roman"/>
          <w:sz w:val="24"/>
          <w:lang w:eastAsia="fr-FR"/>
        </w:rPr>
        <w:t xml:space="preserve">il</w:t>
      </w:r>
      <w:r>
        <w:rPr>
          <w:rFonts w:ascii="Times New Roman" w:hAnsi="Times New Roman" w:cs="Times New Roman"/>
          <w:sz w:val="24"/>
          <w:lang w:eastAsia="fr-FR"/>
        </w:rPr>
        <w:t xml:space="preserve"> mélange une approche thématique avec une approche par corpus</w:t>
      </w:r>
      <w:r>
        <w:rPr>
          <w:rFonts w:ascii="Times New Roman" w:hAnsi="Times New Roman" w:cs="Times New Roman"/>
          <w:sz w:val="24"/>
          <w:lang w:eastAsia="fr-FR"/>
        </w:rPr>
        <w:t xml:space="preserve"> sans les justifier, rendant la navigation peut lisible pour l’utilisateur</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14ED9791"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Par ailleurs, il manque</w:t>
      </w:r>
      <w:r>
        <w:rPr>
          <w:rFonts w:ascii="Times New Roman" w:hAnsi="Times New Roman" w:cs="Times New Roman"/>
          <w:sz w:val="24"/>
          <w:lang w:eastAsia="fr-FR"/>
        </w:rPr>
        <w:t xml:space="preserve"> </w:t>
      </w:r>
      <w:r>
        <w:rPr>
          <w:rFonts w:ascii="Times New Roman" w:hAnsi="Times New Roman" w:cs="Times New Roman"/>
          <w:sz w:val="24"/>
          <w:lang w:eastAsia="fr-FR"/>
        </w:rPr>
        <w:t xml:space="preserve">– tant dans le prototype que sur Cuja</w:t>
      </w:r>
      <w:r>
        <w:rPr>
          <w:rFonts w:ascii="Times New Roman" w:hAnsi="Times New Roman" w:cs="Times New Roman"/>
          <w:sz w:val="24"/>
          <w:lang w:eastAsia="fr-FR"/>
        </w:rPr>
        <w:t xml:space="preserve">sNum</w:t>
      </w:r>
      <w:r>
        <w:rPr>
          <w:rFonts w:ascii="Times New Roman" w:hAnsi="Times New Roman" w:cs="Times New Roman"/>
          <w:sz w:val="24"/>
          <w:lang w:eastAsia="fr-FR"/>
        </w:rPr>
        <w:t xml:space="preserve"> – </w:t>
      </w:r>
      <w:r>
        <w:rPr>
          <w:rFonts w:ascii="Times New Roman" w:hAnsi="Times New Roman" w:cs="Times New Roman"/>
          <w:sz w:val="24"/>
          <w:lang w:eastAsia="fr-FR"/>
        </w:rPr>
        <w:t xml:space="preserve">une page d’aide à l’utilisation permettant d’</w:t>
      </w:r>
      <w:r>
        <w:rPr>
          <w:rFonts w:ascii="Times New Roman" w:hAnsi="Times New Roman" w:cs="Times New Roman"/>
          <w:sz w:val="24"/>
          <w:lang w:eastAsia="fr-FR"/>
        </w:rPr>
        <w:t xml:space="preserve">accompagner la prise en main de la bibliothèque numérique et de répondre aux questions courantes des usagers</w:t>
      </w:r>
      <w:r>
        <w:rPr>
          <w:rStyle w:val="2140"/>
          <w:rFonts w:ascii="Times New Roman" w:hAnsi="Times New Roman" w:cs="Times New Roman"/>
          <w:sz w:val="24"/>
          <w:lang w:eastAsia="fr-FR"/>
        </w:rPr>
        <w:footnoteReference w:id="104"/>
      </w:r>
      <w:r>
        <w:rPr>
          <w:rFonts w:ascii="Times New Roman" w:hAnsi="Times New Roman" w:cs="Times New Roman"/>
          <w:sz w:val="24"/>
          <w:lang w:eastAsia="fr-FR"/>
        </w:rPr>
        <w:t xml:space="preserve">.</w:t>
      </w:r>
      <w:r>
        <w:rPr>
          <w:rFonts w:ascii="Times New Roman" w:hAnsi="Times New Roman" w:cs="Times New Roman"/>
          <w:sz w:val="24"/>
          <w:lang w:eastAsia="fr-FR"/>
        </w:rPr>
      </w:r>
    </w:p>
    <w:p w14:paraId="79DC48D9"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Enfin, bien que les deux sites s’adaptent aux différents formats d’écrans, ils ne sont que partiellement conformes aux normes d’accessibilité</w:t>
      </w:r>
      <w:r>
        <w:rPr>
          <w:rStyle w:val="2140"/>
          <w:rFonts w:ascii="Times New Roman" w:hAnsi="Times New Roman" w:cs="Times New Roman"/>
          <w:sz w:val="24"/>
          <w:lang w:eastAsia="fr-FR"/>
        </w:rPr>
        <w:footnoteReference w:id="105"/>
      </w:r>
      <w:r>
        <w:rPr>
          <w:rFonts w:ascii="Times New Roman" w:hAnsi="Times New Roman" w:cs="Times New Roman"/>
          <w:sz w:val="24"/>
          <w:lang w:eastAsia="fr-FR"/>
        </w:rPr>
        <w:t xml:space="preserve">. Rien ne semble en effet avoir été mis en place pour permettre aux personnes en situation de handicap de l’utiliser convenablement.</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12E3AF5C" w14:textId="77777777">
      <w:pPr>
        <w:pStyle w:val="2120"/>
        <w:numPr>
          <w:ilvl w:val="1"/>
          <w:numId w:val="3"/>
        </w:numPr>
        <w:pBdr/>
        <w:spacing w:line="360" w:lineRule="auto"/>
        <w:ind/>
        <w:rPr>
          <w:rFonts w:ascii="Times New Roman" w:hAnsi="Times New Roman" w:eastAsia="Times New Roman" w:cs="Times New Roman"/>
          <w:color w:val="auto"/>
          <w:lang w:eastAsia="fr-FR"/>
        </w:rPr>
      </w:pPr>
      <w:r/>
      <w:bookmarkStart w:id="141" w:name="_Toc235108068"/>
      <w:r>
        <w:rPr>
          <w:rFonts w:ascii="Times New Roman" w:hAnsi="Times New Roman" w:eastAsia="Times New Roman" w:cs="Times New Roman"/>
          <w:color w:val="auto"/>
          <w:u w:val="single"/>
          <w:lang w:eastAsia="fr-FR"/>
        </w:rPr>
        <w:t xml:space="preserve">Les propositions d’amélioration</w:t>
      </w:r>
      <w:r>
        <w:rPr>
          <w:rFonts w:ascii="Times New Roman" w:hAnsi="Times New Roman" w:eastAsia="Times New Roman" w:cs="Times New Roman"/>
          <w:color w:val="auto"/>
          <w:lang w:eastAsia="fr-FR"/>
        </w:rPr>
        <w:t xml:space="preserve"> :</w:t>
      </w:r>
      <w:bookmarkEnd w:id="141"/>
      <w:r/>
      <w:r>
        <w:rPr>
          <w:rFonts w:ascii="Times New Roman" w:hAnsi="Times New Roman" w:eastAsia="Times New Roman" w:cs="Times New Roman"/>
          <w:color w:val="auto"/>
          <w:lang w:eastAsia="fr-FR"/>
        </w:rPr>
      </w:r>
    </w:p>
    <w:p w14:paraId="43CB2015"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Dès l’ouverture de la bibliothèque numérique, il apparaît indispensable de proposer une présentation claire et synthétique de CujasNum ou de Codex</w:t>
      </w:r>
      <w:r>
        <w:rPr>
          <w:rStyle w:val="2140"/>
          <w:rFonts w:ascii="Times New Roman" w:hAnsi="Times New Roman" w:cs="Times New Roman"/>
          <w:sz w:val="24"/>
          <w:lang w:eastAsia="fr-FR"/>
        </w:rPr>
        <w:footnoteReference w:id="106"/>
      </w:r>
      <w:r>
        <w:rPr>
          <w:rFonts w:ascii="Times New Roman" w:hAnsi="Times New Roman" w:cs="Times New Roman"/>
          <w:sz w:val="24"/>
          <w:lang w:eastAsia="fr-FR"/>
        </w:rPr>
        <w:t xml:space="preserve">. Par ailleurs, l’adoption de titre plus large pour les collections permettrait d’éviter une confusion autour de celles-ci</w:t>
      </w:r>
      <w:r>
        <w:rPr>
          <w:rStyle w:val="2140"/>
          <w:rFonts w:ascii="Times New Roman" w:hAnsi="Times New Roman" w:cs="Times New Roman"/>
          <w:sz w:val="24"/>
          <w:lang w:eastAsia="fr-FR"/>
        </w:rPr>
        <w:footnoteReference w:id="107"/>
      </w:r>
      <w:r>
        <w:rPr>
          <w:rFonts w:ascii="Times New Roman" w:hAnsi="Times New Roman" w:cs="Times New Roman"/>
          <w:sz w:val="24"/>
          <w:lang w:eastAsia="fr-FR"/>
        </w:rPr>
        <w:t xml:space="preserve">. </w:t>
      </w:r>
      <w:r>
        <w:rPr>
          <w:rFonts w:ascii="Times New Roman" w:hAnsi="Times New Roman" w:cs="Times New Roman"/>
          <w:sz w:val="24"/>
          <w:lang w:eastAsia="fr-FR"/>
        </w:rPr>
      </w:r>
    </w:p>
    <w:p w14:paraId="629AA04A" w14:textId="77777777">
      <w:pPr>
        <w:pBdr/>
        <w:spacing w:after="0" w:line="360" w:lineRule="auto"/>
        <w:ind/>
        <w:jc w:val="both"/>
        <w:rPr>
          <w:rFonts w:ascii="Times New Roman" w:hAnsi="Times New Roman" w:cs="Times New Roman"/>
          <w:sz w:val="24"/>
          <w:lang w:eastAsia="fr-FR"/>
        </w:rPr>
      </w:pPr>
      <w:r/>
      <w:commentRangeStart w:id="9"/>
      <w:r>
        <w:rPr>
          <w:rFonts w:ascii="Times New Roman" w:hAnsi="Times New Roman" w:cs="Times New Roman"/>
          <w:sz w:val="24"/>
          <w:lang w:eastAsia="fr-FR"/>
        </w:rPr>
        <w:t xml:space="preserve">Pour offrir une meilleure lisibilité, il</w:t>
      </w:r>
      <w:r>
        <w:rPr>
          <w:rFonts w:ascii="Times New Roman" w:hAnsi="Times New Roman" w:cs="Times New Roman"/>
          <w:sz w:val="24"/>
          <w:lang w:eastAsia="fr-FR"/>
        </w:rPr>
        <w:t xml:space="preserve"> serait </w:t>
      </w:r>
      <w:r>
        <w:rPr>
          <w:rFonts w:ascii="Times New Roman" w:hAnsi="Times New Roman" w:cs="Times New Roman"/>
          <w:sz w:val="24"/>
          <w:lang w:eastAsia="fr-FR"/>
        </w:rPr>
        <w:t xml:space="preserve">pertinent</w:t>
      </w:r>
      <w:r>
        <w:rPr>
          <w:rFonts w:ascii="Times New Roman" w:hAnsi="Times New Roman" w:cs="Times New Roman"/>
          <w:sz w:val="24"/>
          <w:lang w:eastAsia="fr-FR"/>
        </w:rPr>
        <w:t xml:space="preserve"> d</w:t>
      </w:r>
      <w:r>
        <w:rPr>
          <w:rFonts w:ascii="Times New Roman" w:hAnsi="Times New Roman" w:cs="Times New Roman"/>
          <w:sz w:val="24"/>
          <w:lang w:eastAsia="fr-FR"/>
        </w:rPr>
        <w:t xml:space="preserve">’</w:t>
      </w:r>
      <w:r>
        <w:rPr>
          <w:rFonts w:ascii="Times New Roman" w:hAnsi="Times New Roman" w:cs="Times New Roman"/>
          <w:sz w:val="24"/>
          <w:lang w:eastAsia="fr-FR"/>
        </w:rPr>
        <w:t xml:space="preserve">obtenir un accès par Corpus permettant d’avoir une vision d’ensemble du contenu de la bibliothèque numérique, </w:t>
      </w:r>
      <w:r>
        <w:rPr>
          <w:rFonts w:ascii="Times New Roman" w:hAnsi="Times New Roman" w:cs="Times New Roman"/>
          <w:sz w:val="24"/>
          <w:lang w:eastAsia="fr-FR"/>
        </w:rPr>
        <w:t xml:space="preserve">et</w:t>
      </w:r>
      <w:r>
        <w:rPr>
          <w:rFonts w:ascii="Times New Roman" w:hAnsi="Times New Roman" w:cs="Times New Roman"/>
          <w:sz w:val="24"/>
          <w:lang w:eastAsia="fr-FR"/>
        </w:rPr>
        <w:t xml:space="preserve"> d’un accès par thématique</w:t>
      </w:r>
      <w:r>
        <w:rPr>
          <w:rStyle w:val="2140"/>
          <w:rFonts w:ascii="Times New Roman" w:hAnsi="Times New Roman" w:cs="Times New Roman"/>
          <w:sz w:val="24"/>
          <w:lang w:eastAsia="fr-FR"/>
        </w:rPr>
        <w:footnoteReference w:id="108"/>
      </w:r>
      <w:r>
        <w:rPr>
          <w:rFonts w:ascii="Times New Roman" w:hAnsi="Times New Roman" w:cs="Times New Roman"/>
          <w:sz w:val="24"/>
          <w:lang w:eastAsia="fr-FR"/>
        </w:rPr>
        <w:t xml:space="preserve">.</w:t>
      </w:r>
      <w:commentRangeEnd w:id="9"/>
      <w:r>
        <w:commentReference w:id="9"/>
      </w:r>
      <w:r>
        <w:rPr>
          <w:rStyle w:val="2149"/>
        </w:rPr>
      </w:r>
      <w:r>
        <w:rPr>
          <w:rFonts w:ascii="Times New Roman" w:hAnsi="Times New Roman" w:cs="Times New Roman"/>
          <w:sz w:val="24"/>
          <w:lang w:eastAsia="fr-FR"/>
        </w:rPr>
      </w:r>
    </w:p>
    <w:p w14:paraId="61042ED7"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Enfin, il faudrait </w:t>
      </w:r>
      <w:r>
        <w:rPr>
          <w:rFonts w:ascii="Times New Roman" w:hAnsi="Times New Roman" w:cs="Times New Roman"/>
          <w:sz w:val="24"/>
          <w:lang w:eastAsia="fr-FR"/>
        </w:rPr>
        <w:t xml:space="preserve">au moins </w:t>
      </w:r>
      <w:r>
        <w:rPr>
          <w:rFonts w:ascii="Times New Roman" w:hAnsi="Times New Roman" w:cs="Times New Roman"/>
          <w:sz w:val="24"/>
          <w:lang w:eastAsia="fr-FR"/>
        </w:rPr>
        <w:t xml:space="preserve">que les métadonnées auteurs soit alignés sur le référentiels IdRef</w:t>
      </w:r>
      <w:r>
        <w:rPr>
          <w:rFonts w:ascii="Times New Roman" w:hAnsi="Times New Roman" w:cs="Times New Roman"/>
          <w:sz w:val="24"/>
          <w:lang w:eastAsia="fr-FR"/>
        </w:rPr>
        <w:t xml:space="preserve">. De plus, </w:t>
      </w:r>
      <w:r>
        <w:rPr>
          <w:rFonts w:ascii="Times New Roman" w:hAnsi="Times New Roman" w:cs="Times New Roman"/>
          <w:sz w:val="24"/>
          <w:lang w:eastAsia="fr-FR"/>
        </w:rPr>
        <w:t xml:space="preserve">les collections présente</w:t>
      </w:r>
      <w:r>
        <w:rPr>
          <w:rFonts w:ascii="Times New Roman" w:hAnsi="Times New Roman" w:cs="Times New Roman"/>
          <w:sz w:val="24"/>
          <w:lang w:eastAsia="fr-FR"/>
        </w:rPr>
        <w:t xml:space="preserve">nt</w:t>
      </w:r>
      <w:r>
        <w:rPr>
          <w:rFonts w:ascii="Times New Roman" w:hAnsi="Times New Roman" w:cs="Times New Roman"/>
          <w:sz w:val="24"/>
          <w:lang w:eastAsia="fr-FR"/>
        </w:rPr>
        <w:t xml:space="preserve"> sur d’autres </w:t>
      </w:r>
      <w:r>
        <w:rPr>
          <w:rFonts w:ascii="Times New Roman" w:hAnsi="Times New Roman" w:cs="Times New Roman"/>
          <w:sz w:val="24"/>
          <w:lang w:eastAsia="fr-FR"/>
        </w:rPr>
        <w:t xml:space="preserve">sites doivent </w:t>
      </w:r>
      <w:r>
        <w:rPr>
          <w:rFonts w:ascii="Times New Roman" w:hAnsi="Times New Roman" w:cs="Times New Roman"/>
          <w:sz w:val="24"/>
          <w:lang w:eastAsia="fr-FR"/>
        </w:rPr>
        <w:t xml:space="preserve">relier par des liens afin de les mettre</w:t>
      </w:r>
      <w:r>
        <w:rPr>
          <w:rFonts w:ascii="Times New Roman" w:hAnsi="Times New Roman" w:cs="Times New Roman"/>
          <w:sz w:val="24"/>
          <w:lang w:eastAsia="fr-FR"/>
        </w:rPr>
        <w:t xml:space="preserve"> sur leur site. Cela permettrait de diversifier les modes de navigation au sein </w:t>
      </w:r>
      <w:r>
        <w:rPr>
          <w:rFonts w:ascii="Times New Roman" w:hAnsi="Times New Roman" w:cs="Times New Roman"/>
          <w:sz w:val="24"/>
          <w:lang w:eastAsia="fr-FR"/>
        </w:rPr>
        <w:t xml:space="preserve">de la bibliothèque numérique</w:t>
      </w:r>
      <w:r>
        <w:rPr>
          <w:rFonts w:ascii="Times New Roman" w:hAnsi="Times New Roman" w:cs="Times New Roman"/>
          <w:sz w:val="24"/>
          <w:lang w:eastAsia="fr-FR"/>
        </w:rPr>
        <w:t xml:space="preserve">, favorisant la découverte fortuite de documents</w:t>
      </w:r>
      <w:r>
        <w:rPr>
          <w:rStyle w:val="2140"/>
          <w:rFonts w:ascii="Times New Roman" w:hAnsi="Times New Roman" w:cs="Times New Roman"/>
          <w:sz w:val="24"/>
          <w:lang w:eastAsia="fr-FR"/>
        </w:rPr>
        <w:footnoteReference w:id="109"/>
      </w:r>
      <w:r>
        <w:rPr>
          <w:rFonts w:ascii="Times New Roman" w:hAnsi="Times New Roman" w:cs="Times New Roman"/>
          <w:sz w:val="24"/>
          <w:lang w:eastAsia="fr-FR"/>
        </w:rPr>
        <w:t xml:space="preserve">.</w:t>
      </w:r>
      <w:r>
        <w:rPr>
          <w:rFonts w:ascii="Times New Roman" w:hAnsi="Times New Roman" w:cs="Times New Roman"/>
          <w:sz w:val="24"/>
          <w:lang w:eastAsia="fr-FR"/>
        </w:rPr>
      </w:r>
    </w:p>
    <w:p w14:paraId="7885E6E3" w14:textId="77777777">
      <w:pPr>
        <w:pStyle w:val="2119"/>
        <w:numPr>
          <w:ilvl w:val="0"/>
          <w:numId w:val="3"/>
        </w:numPr>
        <w:pBdr/>
        <w:spacing w:after="100" w:afterAutospacing="1" w:before="0" w:line="360" w:lineRule="auto"/>
        <w:ind/>
        <w:rPr>
          <w:rFonts w:ascii="Times New Roman" w:hAnsi="Times New Roman" w:eastAsia="Times New Roman" w:cs="Times New Roman"/>
          <w:b/>
          <w:color w:val="auto"/>
          <w:lang w:eastAsia="fr-FR"/>
        </w:rPr>
      </w:pPr>
      <w:r/>
      <w:bookmarkStart w:id="143" w:name="_Toc235108069"/>
      <w:r>
        <w:rPr>
          <w:rFonts w:ascii="Times New Roman" w:hAnsi="Times New Roman" w:eastAsia="Times New Roman" w:cs="Times New Roman"/>
          <w:b/>
          <w:color w:val="auto"/>
          <w:lang w:eastAsia="fr-FR"/>
        </w:rPr>
        <w:t xml:space="preserve">Analyse juridique</w:t>
      </w:r>
      <w:bookmarkEnd w:id="143"/>
      <w:r>
        <w:rPr>
          <w:rFonts w:ascii="Times New Roman" w:hAnsi="Times New Roman" w:eastAsia="Times New Roman" w:cs="Times New Roman"/>
          <w:b/>
          <w:color w:val="auto"/>
          <w:lang w:eastAsia="fr-FR"/>
        </w:rPr>
        <w:t xml:space="preserve"> </w:t>
      </w:r>
      <w:r>
        <w:rPr>
          <w:rFonts w:ascii="Times New Roman" w:hAnsi="Times New Roman" w:eastAsia="Times New Roman" w:cs="Times New Roman"/>
          <w:b/>
          <w:color w:val="auto"/>
          <w:lang w:eastAsia="fr-FR"/>
        </w:rPr>
      </w:r>
    </w:p>
    <w:p w14:paraId="43F78B2D" w14:textId="77777777">
      <w:pPr>
        <w:pStyle w:val="2120"/>
        <w:numPr>
          <w:ilvl w:val="1"/>
          <w:numId w:val="3"/>
        </w:numPr>
        <w:pBdr/>
        <w:spacing w:line="360" w:lineRule="auto"/>
        <w:ind/>
        <w:rPr>
          <w:rFonts w:ascii="Times New Roman" w:hAnsi="Times New Roman" w:cs="Times New Roman"/>
          <w:color w:val="auto"/>
          <w:u w:val="single"/>
          <w:lang w:eastAsia="fr-FR"/>
        </w:rPr>
      </w:pPr>
      <w:r/>
      <w:bookmarkStart w:id="144" w:name="_Toc235108070"/>
      <w:r>
        <w:rPr>
          <w:rFonts w:ascii="Times New Roman" w:hAnsi="Times New Roman" w:cs="Times New Roman"/>
          <w:color w:val="auto"/>
          <w:u w:val="single"/>
          <w:lang w:eastAsia="fr-FR"/>
        </w:rPr>
        <w:t xml:space="preserve">L’analyse de l’existant :</w:t>
      </w:r>
      <w:bookmarkEnd w:id="144"/>
      <w:r/>
      <w:r>
        <w:rPr>
          <w:rFonts w:ascii="Times New Roman" w:hAnsi="Times New Roman" w:cs="Times New Roman"/>
          <w:color w:val="auto"/>
          <w:u w:val="single"/>
          <w:lang w:eastAsia="fr-FR"/>
        </w:rPr>
      </w:r>
    </w:p>
    <w:p w14:paraId="0AA308CE"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Actuellement, les conditions d’utilisation des contenus numérisés sont confuses</w:t>
      </w:r>
      <w:r>
        <w:rPr>
          <w:rFonts w:ascii="Times New Roman" w:hAnsi="Times New Roman" w:cs="Times New Roman"/>
          <w:sz w:val="24"/>
          <w:lang w:eastAsia="fr-FR"/>
        </w:rPr>
        <w:t xml:space="preserve"> du fait de la coexistence de deux mentions faisant références à deux entités distinctes : les </w:t>
      </w:r>
      <w:r>
        <w:rPr>
          <w:rFonts w:ascii="Times New Roman" w:hAnsi="Times New Roman" w:cs="Times New Roman"/>
          <w:sz w:val="24"/>
          <w:lang w:eastAsia="fr-FR"/>
        </w:rPr>
        <w:t xml:space="preserve">mentions légales que l’on trouve dans le pied de page</w:t>
      </w:r>
      <w:r>
        <w:rPr>
          <w:rFonts w:ascii="Times New Roman" w:hAnsi="Times New Roman" w:cs="Times New Roman"/>
          <w:sz w:val="24"/>
          <w:lang w:eastAsia="fr-FR"/>
        </w:rPr>
        <w:t xml:space="preserve">, qui concernent le site de la bibliothèque Cujas</w:t>
      </w:r>
      <w:r>
        <w:rPr>
          <w:rStyle w:val="2140"/>
          <w:rFonts w:ascii="Times New Roman" w:hAnsi="Times New Roman" w:cs="Times New Roman"/>
          <w:sz w:val="24"/>
          <w:lang w:eastAsia="fr-FR"/>
        </w:rPr>
        <w:footnoteReference w:id="110"/>
      </w:r>
      <w:r>
        <w:rPr>
          <w:rFonts w:ascii="Times New Roman" w:hAnsi="Times New Roman" w:cs="Times New Roman"/>
          <w:sz w:val="24"/>
          <w:lang w:eastAsia="fr-FR"/>
        </w:rPr>
        <w:t xml:space="preserve">, et la rubrique « à propos ». Dans la bibliothèque numérique qui indique les conditions d’usage des documents numérisés assez confuses</w:t>
      </w:r>
      <w:r>
        <w:rPr>
          <w:rStyle w:val="2140"/>
          <w:rFonts w:ascii="Times New Roman" w:hAnsi="Times New Roman" w:cs="Times New Roman"/>
          <w:sz w:val="24"/>
          <w:lang w:eastAsia="fr-FR"/>
        </w:rPr>
        <w:footnoteReference w:id="111"/>
      </w:r>
      <w:r>
        <w:rPr>
          <w:rFonts w:ascii="Times New Roman" w:hAnsi="Times New Roman" w:cs="Times New Roman"/>
          <w:sz w:val="24"/>
          <w:lang w:eastAsia="fr-FR"/>
        </w:rPr>
        <w:t xml:space="preserve">. </w:t>
      </w:r>
      <w:r>
        <w:rPr>
          <w:rFonts w:ascii="Times New Roman" w:hAnsi="Times New Roman" w:cs="Times New Roman"/>
          <w:sz w:val="24"/>
          <w:lang w:eastAsia="fr-FR"/>
        </w:rPr>
        <w:t xml:space="preserve">Le constat est le même dans le prototype Codex</w:t>
      </w:r>
      <w:r>
        <w:rPr>
          <w:rStyle w:val="2140"/>
          <w:rFonts w:ascii="Times New Roman" w:hAnsi="Times New Roman" w:cs="Times New Roman"/>
          <w:sz w:val="24"/>
          <w:lang w:eastAsia="fr-FR"/>
        </w:rPr>
        <w:footnoteReference w:id="112"/>
      </w:r>
      <w:r>
        <w:rPr>
          <w:rFonts w:ascii="Times New Roman" w:hAnsi="Times New Roman" w:cs="Times New Roman"/>
          <w:sz w:val="24"/>
          <w:lang w:eastAsia="fr-FR"/>
        </w:rPr>
        <w:t xml:space="preserve">.</w:t>
      </w:r>
      <w:r>
        <w:rPr>
          <w:rFonts w:ascii="Times New Roman" w:hAnsi="Times New Roman" w:cs="Times New Roman"/>
          <w:sz w:val="24"/>
          <w:lang w:eastAsia="fr-FR"/>
        </w:rPr>
      </w:r>
    </w:p>
    <w:p w14:paraId="2B9576F1"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Par ailleurs, on remarque que les notices bibliographiques ne permettent en aucune façon de </w:t>
      </w:r>
      <w:r>
        <w:rPr>
          <w:rFonts w:ascii="Times New Roman" w:hAnsi="Times New Roman" w:cs="Times New Roman"/>
          <w:sz w:val="24"/>
          <w:lang w:eastAsia="fr-FR"/>
        </w:rPr>
        <w:t xml:space="preserve">connaitre les conditions précises d’utilisation des documents, alors même que certains (fonds Carbonnier) ne sont pas libres de droit. </w:t>
      </w:r>
      <w:r>
        <w:rPr>
          <w:rFonts w:ascii="Times New Roman" w:hAnsi="Times New Roman" w:cs="Times New Roman"/>
          <w:sz w:val="24"/>
          <w:lang w:eastAsia="fr-FR"/>
        </w:rPr>
        <w:t xml:space="preserve">La distinction doit être fait car Cujas n’a pas l’autorisation de diffuser un document sous droit en dehors des enceintes de la bibliothèque</w:t>
      </w:r>
      <w:r>
        <w:rPr>
          <w:rFonts w:ascii="Times New Roman" w:hAnsi="Times New Roman" w:cs="Times New Roman"/>
          <w:sz w:val="24"/>
          <w:lang w:eastAsia="fr-FR"/>
        </w:rPr>
        <w:t xml:space="preserve"> ou sans un système d’accréditation en ligne</w:t>
      </w:r>
      <w:r>
        <w:rPr>
          <w:rStyle w:val="2140"/>
          <w:rFonts w:ascii="Times New Roman" w:hAnsi="Times New Roman" w:cs="Times New Roman"/>
          <w:sz w:val="24"/>
          <w:lang w:eastAsia="fr-FR"/>
        </w:rPr>
        <w:footnoteReference w:id="113"/>
      </w:r>
      <w:r>
        <w:rPr>
          <w:rFonts w:ascii="Times New Roman" w:hAnsi="Times New Roman" w:cs="Times New Roman"/>
          <w:sz w:val="24"/>
          <w:lang w:eastAsia="fr-FR"/>
        </w:rPr>
        <w:t xml:space="preserve">. </w:t>
      </w:r>
      <w:r>
        <w:rPr>
          <w:rFonts w:ascii="Times New Roman" w:hAnsi="Times New Roman" w:cs="Times New Roman"/>
          <w:sz w:val="24"/>
          <w:lang w:eastAsia="fr-FR"/>
        </w:rPr>
      </w:r>
    </w:p>
    <w:p w14:paraId="2000C68E" w14:textId="77777777">
      <w:pPr>
        <w:pStyle w:val="2120"/>
        <w:numPr>
          <w:ilvl w:val="1"/>
          <w:numId w:val="3"/>
        </w:numPr>
        <w:pBdr/>
        <w:spacing w:line="360" w:lineRule="auto"/>
        <w:ind/>
        <w:rPr>
          <w:rFonts w:ascii="Times New Roman" w:hAnsi="Times New Roman" w:cs="Times New Roman"/>
          <w:color w:val="auto"/>
          <w:u w:val="single"/>
          <w:lang w:eastAsia="fr-FR"/>
        </w:rPr>
      </w:pPr>
      <w:r/>
      <w:bookmarkStart w:id="145" w:name="_Toc235108071"/>
      <w:r>
        <w:rPr>
          <w:rFonts w:ascii="Times New Roman" w:hAnsi="Times New Roman" w:cs="Times New Roman"/>
          <w:color w:val="auto"/>
          <w:u w:val="single"/>
          <w:lang w:eastAsia="fr-FR"/>
        </w:rPr>
        <w:t xml:space="preserve">Les propositions d’amélioration</w:t>
      </w:r>
      <w:r>
        <w:rPr>
          <w:rFonts w:ascii="Times New Roman" w:hAnsi="Times New Roman" w:cs="Times New Roman"/>
          <w:color w:val="auto"/>
          <w:u w:val="single"/>
          <w:lang w:eastAsia="fr-FR"/>
        </w:rPr>
        <w:t xml:space="preserve"> :</w:t>
      </w:r>
      <w:bookmarkEnd w:id="145"/>
      <w:r/>
      <w:r>
        <w:rPr>
          <w:rFonts w:ascii="Times New Roman" w:hAnsi="Times New Roman" w:cs="Times New Roman"/>
          <w:color w:val="auto"/>
          <w:u w:val="single"/>
          <w:lang w:eastAsia="fr-FR"/>
        </w:rPr>
      </w:r>
    </w:p>
    <w:p w14:paraId="58CE089B"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 dossier juridique est à instruire.</w:t>
      </w:r>
      <w:r>
        <w:rPr>
          <w:rFonts w:ascii="Times New Roman" w:hAnsi="Times New Roman" w:cs="Times New Roman"/>
          <w:sz w:val="24"/>
          <w:lang w:eastAsia="fr-FR"/>
        </w:rPr>
        <w:t xml:space="preserve"> </w:t>
      </w:r>
      <w:r>
        <w:rPr>
          <w:rFonts w:ascii="Times New Roman" w:hAnsi="Times New Roman" w:cs="Times New Roman"/>
          <w:sz w:val="24"/>
          <w:lang w:eastAsia="fr-FR"/>
        </w:rPr>
        <w:t xml:space="preserve">Il convient toutefois de prévoir </w:t>
      </w:r>
      <w:r>
        <w:rPr>
          <w:rFonts w:ascii="Times New Roman" w:hAnsi="Times New Roman" w:cs="Times New Roman"/>
          <w:sz w:val="24"/>
          <w:lang w:eastAsia="fr-FR"/>
        </w:rPr>
        <w:t xml:space="preserve">des « espaces d’informations et des modalités de filtrage »</w:t>
      </w:r>
      <w:r>
        <w:rPr>
          <w:rStyle w:val="2140"/>
          <w:rFonts w:ascii="Times New Roman" w:hAnsi="Times New Roman" w:cs="Times New Roman"/>
          <w:sz w:val="24"/>
          <w:lang w:eastAsia="fr-FR"/>
        </w:rPr>
        <w:footnoteReference w:id="114"/>
      </w:r>
      <w:r>
        <w:rPr>
          <w:rFonts w:ascii="Times New Roman" w:hAnsi="Times New Roman" w:cs="Times New Roman"/>
          <w:sz w:val="24"/>
          <w:lang w:eastAsia="fr-FR"/>
        </w:rPr>
        <w:t xml:space="preserve">. </w:t>
      </w:r>
      <w:r>
        <w:rPr>
          <w:rFonts w:ascii="Times New Roman" w:hAnsi="Times New Roman" w:cs="Times New Roman"/>
          <w:sz w:val="24"/>
          <w:lang w:eastAsia="fr-FR"/>
        </w:rPr>
        <w:t xml:space="preserve">Les conditions d’utilisation doivent être explicitées et une mention d’opt out prévue ainsi que des modalités de contact en cas de contestation. </w:t>
      </w:r>
      <w:r>
        <w:rPr>
          <w:rFonts w:ascii="Times New Roman" w:hAnsi="Times New Roman" w:cs="Times New Roman"/>
          <w:sz w:val="24"/>
          <w:lang w:eastAsia="fr-FR"/>
        </w:rPr>
      </w:r>
    </w:p>
    <w:p w14:paraId="732D0609"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La notice présentant un document doit être assorti d’une licence Etalab et/ou Creative Commons. Un filtrage des documents sous droit ou libres de droit doit pouvoir être réalisé par les facettes (balise DCRight des notices Dublin Core)</w:t>
      </w:r>
      <w:r>
        <w:rPr>
          <w:rStyle w:val="2140"/>
          <w:rFonts w:ascii="Times New Roman" w:hAnsi="Times New Roman" w:cs="Times New Roman"/>
          <w:sz w:val="24"/>
          <w:lang w:eastAsia="fr-FR"/>
        </w:rPr>
        <w:t xml:space="preserve"> </w:t>
      </w:r>
      <w:r>
        <w:rPr>
          <w:rStyle w:val="2140"/>
          <w:rFonts w:ascii="Times New Roman" w:hAnsi="Times New Roman" w:cs="Times New Roman"/>
          <w:sz w:val="24"/>
          <w:lang w:eastAsia="fr-FR"/>
        </w:rPr>
        <w:footnoteReference w:id="115"/>
      </w:r>
      <w:r>
        <w:rPr>
          <w:rFonts w:ascii="Times New Roman" w:hAnsi="Times New Roman" w:cs="Times New Roman"/>
          <w:sz w:val="24"/>
          <w:lang w:eastAsia="fr-FR"/>
        </w:rPr>
        <w:t xml:space="preserve">. </w:t>
      </w:r>
      <w:r>
        <w:rPr>
          <w:rFonts w:ascii="Times New Roman" w:hAnsi="Times New Roman" w:cs="Times New Roman"/>
          <w:sz w:val="24"/>
          <w:lang w:eastAsia="fr-FR"/>
        </w:rPr>
      </w:r>
    </w:p>
    <w:p w14:paraId="214D7E68"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Pour les documents</w:t>
      </w:r>
      <w:r>
        <w:rPr>
          <w:rFonts w:ascii="Times New Roman" w:hAnsi="Times New Roman" w:cs="Times New Roman"/>
          <w:sz w:val="24"/>
          <w:lang w:eastAsia="fr-FR"/>
        </w:rPr>
        <w:t xml:space="preserve"> sous droit qui doivnet être numérisés, il convient de prévoir une consultation sur place par le réseau filaire sur les postes de la bibliothèque Cujas, ainsi qu’un système d’accréditation à distance ; il serait également intéressant de mettre en place un </w:t>
      </w:r>
      <w:r>
        <w:rPr>
          <w:rFonts w:ascii="Times New Roman" w:hAnsi="Times New Roman" w:cs="Times New Roman"/>
          <w:sz w:val="24"/>
          <w:lang w:eastAsia="fr-FR"/>
        </w:rPr>
        <w:t xml:space="preserve">« horodatage débloquant le document sur le web une fois que les droits </w:t>
      </w:r>
      <w:r>
        <w:rPr>
          <w:rFonts w:ascii="Times New Roman" w:hAnsi="Times New Roman" w:cs="Times New Roman"/>
          <w:sz w:val="24"/>
          <w:lang w:eastAsia="fr-FR"/>
        </w:rPr>
        <w:t xml:space="preserve">sont</w:t>
      </w:r>
      <w:r>
        <w:rPr>
          <w:rFonts w:ascii="Times New Roman" w:hAnsi="Times New Roman" w:cs="Times New Roman"/>
          <w:sz w:val="24"/>
          <w:lang w:eastAsia="fr-FR"/>
        </w:rPr>
        <w:t xml:space="preserve"> arrivés à terme »</w:t>
      </w:r>
      <w:r>
        <w:rPr>
          <w:rStyle w:val="2140"/>
          <w:rFonts w:ascii="Times New Roman" w:hAnsi="Times New Roman" w:cs="Times New Roman"/>
          <w:sz w:val="24"/>
          <w:lang w:eastAsia="fr-FR"/>
        </w:rPr>
        <w:footnoteReference w:id="116"/>
      </w:r>
      <w:r>
        <w:rPr>
          <w:rFonts w:ascii="Times New Roman" w:hAnsi="Times New Roman" w:cs="Times New Roman"/>
          <w:sz w:val="24"/>
          <w:lang w:eastAsia="fr-FR"/>
        </w:rPr>
        <w:t xml:space="preserve">. </w:t>
      </w:r>
      <w:r>
        <w:rPr>
          <w:rFonts w:ascii="Times New Roman" w:hAnsi="Times New Roman" w:cs="Times New Roman"/>
          <w:sz w:val="24"/>
          <w:lang w:eastAsia="fr-FR"/>
        </w:rPr>
      </w:r>
    </w:p>
    <w:p w14:paraId="34F72E6E"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Les articles de valorisation rédigés par des enseignants-chercheurs doivent bénéficier d’un statut.</w:t>
      </w:r>
      <w:r>
        <w:rPr>
          <w:rFonts w:ascii="Times New Roman" w:hAnsi="Times New Roman" w:cs="Times New Roman"/>
          <w:sz w:val="24"/>
          <w:lang w:eastAsia="fr-FR"/>
        </w:rPr>
      </w:r>
    </w:p>
    <w:p w14:paraId="09BCF2DA"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Enfin, un problème d’anonymisation des partis des jurisprudences vient d’être acté amenant à réfléchir à cette question et aux répercussions que cela implique si</w:t>
      </w:r>
      <w:r>
        <w:rPr>
          <w:rFonts w:ascii="Times New Roman" w:hAnsi="Times New Roman" w:cs="Times New Roman"/>
          <w:sz w:val="24"/>
          <w:lang w:eastAsia="fr-FR"/>
        </w:rPr>
        <w:t xml:space="preserve"> o</w:t>
      </w:r>
      <w:r>
        <w:rPr>
          <w:rFonts w:ascii="Times New Roman" w:hAnsi="Times New Roman" w:cs="Times New Roman"/>
          <w:sz w:val="24"/>
          <w:lang w:eastAsia="fr-FR"/>
        </w:rPr>
        <w:t xml:space="preserve">n numérise des revues</w:t>
      </w:r>
      <w:r>
        <w:rPr>
          <w:rStyle w:val="2140"/>
          <w:rFonts w:ascii="Times New Roman" w:hAnsi="Times New Roman" w:cs="Times New Roman"/>
          <w:sz w:val="24"/>
          <w:lang w:eastAsia="fr-FR"/>
        </w:rPr>
        <w:footnoteReference w:id="117"/>
      </w:r>
      <w:r>
        <w:rPr>
          <w:rFonts w:ascii="Times New Roman" w:hAnsi="Times New Roman" w:cs="Times New Roman"/>
          <w:sz w:val="24"/>
          <w:lang w:eastAsia="fr-FR"/>
        </w:rPr>
        <w:t xml:space="preserve">. </w:t>
      </w:r>
      <w:r>
        <w:rPr>
          <w:rFonts w:ascii="Times New Roman" w:hAnsi="Times New Roman" w:cs="Times New Roman"/>
          <w:sz w:val="24"/>
          <w:lang w:eastAsia="fr-FR"/>
        </w:rPr>
      </w:r>
    </w:p>
    <w:p w14:paraId="30BD5436"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r>
      <w:r>
        <w:rPr>
          <w:rFonts w:ascii="Times New Roman" w:hAnsi="Times New Roman" w:cs="Times New Roman"/>
          <w:sz w:val="24"/>
          <w:lang w:eastAsia="fr-FR"/>
        </w:rPr>
      </w:r>
    </w:p>
    <w:p w14:paraId="6A546C3D"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r>
      <w:r>
        <w:rPr>
          <w:rFonts w:ascii="Times New Roman" w:hAnsi="Times New Roman" w:cs="Times New Roman"/>
          <w:sz w:val="24"/>
          <w:lang w:eastAsia="fr-FR"/>
        </w:rPr>
      </w:r>
    </w:p>
    <w:p w14:paraId="43C94B15"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r>
      <w:r>
        <w:rPr>
          <w:rFonts w:ascii="Times New Roman" w:hAnsi="Times New Roman" w:cs="Times New Roman"/>
          <w:sz w:val="24"/>
          <w:lang w:eastAsia="fr-FR"/>
        </w:rPr>
      </w:r>
    </w:p>
    <w:p w14:paraId="1C524630" w14:textId="77777777">
      <w:p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r>
      <w:r>
        <w:rPr>
          <w:rFonts w:ascii="Times New Roman" w:hAnsi="Times New Roman" w:cs="Times New Roman"/>
          <w:sz w:val="24"/>
          <w:lang w:eastAsia="fr-FR"/>
        </w:rPr>
      </w:r>
    </w:p>
    <w:p w14:paraId="1B5B65F3" w14:textId="77777777">
      <w:pPr>
        <w:pStyle w:val="2118"/>
        <w:pBdr/>
        <w:spacing/>
        <w:ind/>
        <w:jc w:val="center"/>
        <w:rPr>
          <w:rFonts w:ascii="Times New Roman" w:hAnsi="Times New Roman" w:eastAsia="Times New Roman" w:cs="Times New Roman"/>
          <w:b/>
          <w:color w:val="auto"/>
          <w:lang w:eastAsia="fr-FR"/>
        </w:rPr>
      </w:pPr>
      <w:r/>
      <w:bookmarkStart w:id="146" w:name="_Toc235108072"/>
      <w:r>
        <w:rPr>
          <w:rFonts w:ascii="Times New Roman" w:hAnsi="Times New Roman" w:eastAsia="Times New Roman" w:cs="Times New Roman"/>
          <w:b/>
          <w:color w:val="auto"/>
          <w:lang w:eastAsia="fr-FR"/>
        </w:rPr>
        <w:t xml:space="preserve">Analyse technique</w:t>
      </w:r>
      <w:bookmarkEnd w:id="146"/>
      <w:r/>
      <w:r>
        <w:rPr>
          <w:rFonts w:ascii="Times New Roman" w:hAnsi="Times New Roman" w:eastAsia="Times New Roman" w:cs="Times New Roman"/>
          <w:b/>
          <w:color w:val="auto"/>
          <w:lang w:eastAsia="fr-FR"/>
        </w:rPr>
      </w:r>
    </w:p>
    <w:p w14:paraId="1C62CBD5" w14:textId="77777777">
      <w:pPr>
        <w:pBdr/>
        <w:spacing/>
        <w:ind/>
        <w:rPr>
          <w:lang w:eastAsia="fr-FR"/>
        </w:rPr>
      </w:pPr>
      <w:r>
        <w:rPr>
          <w:lang w:eastAsia="fr-FR"/>
        </w:rPr>
      </w:r>
      <w:r>
        <w:rPr>
          <w:lang w:eastAsia="fr-FR"/>
        </w:rPr>
      </w:r>
    </w:p>
    <w:p w14:paraId="153278D5" w14:textId="77777777">
      <w:pPr>
        <w:pStyle w:val="2119"/>
        <w:numPr>
          <w:ilvl w:val="1"/>
          <w:numId w:val="2"/>
        </w:numPr>
        <w:pBdr/>
        <w:spacing w:line="360" w:lineRule="auto"/>
        <w:ind/>
        <w:rPr>
          <w:rFonts w:ascii="Times New Roman" w:hAnsi="Times New Roman" w:cs="Times New Roman"/>
          <w:b/>
          <w:color w:val="auto"/>
          <w:lang w:eastAsia="fr-FR"/>
        </w:rPr>
      </w:pPr>
      <w:r/>
      <w:bookmarkStart w:id="147" w:name="_Toc235108073"/>
      <w:r>
        <w:rPr>
          <w:rFonts w:ascii="Times New Roman" w:hAnsi="Times New Roman" w:cs="Times New Roman"/>
          <w:b/>
          <w:color w:val="auto"/>
          <w:lang w:eastAsia="fr-FR"/>
        </w:rPr>
        <w:t xml:space="preserve">CujasNum :</w:t>
      </w:r>
      <w:bookmarkEnd w:id="147"/>
      <w:r>
        <w:rPr>
          <w:rFonts w:ascii="Times New Roman" w:hAnsi="Times New Roman" w:cs="Times New Roman"/>
          <w:b/>
          <w:color w:val="auto"/>
          <w:lang w:eastAsia="fr-FR"/>
        </w:rPr>
        <w:t xml:space="preserve"> </w:t>
      </w:r>
      <w:r>
        <w:rPr>
          <w:rFonts w:ascii="Times New Roman" w:hAnsi="Times New Roman" w:cs="Times New Roman"/>
          <w:b/>
          <w:color w:val="auto"/>
          <w:lang w:eastAsia="fr-FR"/>
        </w:rPr>
      </w:r>
    </w:p>
    <w:p w14:paraId="4C523DAC" w14:textId="77777777">
      <w:pPr>
        <w:pStyle w:val="2120"/>
        <w:numPr>
          <w:ilvl w:val="1"/>
          <w:numId w:val="10"/>
        </w:numPr>
        <w:pBdr/>
        <w:spacing w:line="360" w:lineRule="auto"/>
        <w:ind/>
        <w:jc w:val="both"/>
        <w:rPr>
          <w:rFonts w:ascii="Times New Roman" w:hAnsi="Times New Roman" w:cs="Times New Roman"/>
          <w:color w:val="auto"/>
          <w:u w:val="single"/>
          <w:lang w:eastAsia="fr-FR"/>
        </w:rPr>
      </w:pPr>
      <w:r>
        <w:rPr>
          <w:rFonts w:ascii="Times New Roman" w:hAnsi="Times New Roman" w:cs="Times New Roman"/>
          <w:color w:val="auto"/>
          <w:lang w:eastAsia="fr-FR"/>
        </w:rPr>
        <w:t xml:space="preserve"> </w:t>
      </w:r>
      <w:bookmarkStart w:id="148" w:name="_Toc235108074"/>
      <w:r>
        <w:rPr>
          <w:rFonts w:ascii="Times New Roman" w:hAnsi="Times New Roman" w:cs="Times New Roman"/>
          <w:color w:val="auto"/>
          <w:u w:val="single"/>
          <w:lang w:eastAsia="fr-FR"/>
        </w:rPr>
        <w:t xml:space="preserve">Éléments</w:t>
      </w:r>
      <w:r>
        <w:rPr>
          <w:rFonts w:ascii="Times New Roman" w:hAnsi="Times New Roman" w:cs="Times New Roman"/>
          <w:color w:val="auto"/>
          <w:u w:val="single"/>
          <w:lang w:eastAsia="fr-FR"/>
        </w:rPr>
        <w:t xml:space="preserve"> techniques</w:t>
      </w:r>
      <w:bookmarkEnd w:id="148"/>
      <w:r/>
      <w:r>
        <w:rPr>
          <w:rFonts w:ascii="Times New Roman" w:hAnsi="Times New Roman" w:cs="Times New Roman"/>
          <w:color w:val="auto"/>
          <w:u w:val="single"/>
          <w:lang w:eastAsia="fr-FR"/>
        </w:rPr>
      </w:r>
    </w:p>
    <w:p w14:paraId="0A14D577"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La bibliothèque gère plusieurs formats</w:t>
      </w:r>
      <w:r>
        <w:rPr>
          <w:rFonts w:ascii="Times New Roman" w:hAnsi="Times New Roman" w:cs="Times New Roman"/>
          <w:sz w:val="24"/>
          <w:lang w:eastAsia="fr-FR"/>
        </w:rPr>
        <w:t xml:space="preserve"> : </w:t>
      </w:r>
      <w:r>
        <w:rPr>
          <w:rFonts w:ascii="Times New Roman" w:hAnsi="Times New Roman" w:cs="Times New Roman"/>
          <w:sz w:val="24"/>
          <w:lang w:eastAsia="fr-FR"/>
        </w:rPr>
        <w:t xml:space="preserve"> TIFF pour l’archivage natif sans perte, JPEG pour la visionneuse, PNG pour la vignette et PDF pour l</w:t>
      </w:r>
      <w:r>
        <w:rPr>
          <w:rFonts w:ascii="Times New Roman" w:hAnsi="Times New Roman" w:cs="Times New Roman"/>
          <w:sz w:val="24"/>
          <w:lang w:eastAsia="fr-FR"/>
        </w:rPr>
        <w:t xml:space="preserve">e téléchargement, XML-ALTO, TXT.</w:t>
      </w:r>
      <w:r>
        <w:rPr>
          <w:rFonts w:ascii="Times New Roman" w:hAnsi="Times New Roman" w:cs="Times New Roman"/>
          <w:lang w:eastAsia="fr-FR"/>
        </w:rPr>
      </w:r>
    </w:p>
    <w:p w14:paraId="5C4DF1DF"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Type de fichiers proposés aux lecteurs : JPEG, PDF.</w:t>
      </w:r>
      <w:r>
        <w:rPr>
          <w:rFonts w:ascii="Times New Roman" w:hAnsi="Times New Roman" w:cs="Times New Roman"/>
          <w:lang w:eastAsia="fr-FR"/>
        </w:rPr>
      </w:r>
    </w:p>
    <w:p w14:paraId="3544E855"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Arborescence à plat</w:t>
      </w:r>
      <w:r>
        <w:rPr>
          <w:rFonts w:ascii="Times New Roman" w:hAnsi="Times New Roman" w:cs="Times New Roman"/>
          <w:lang w:eastAsia="fr-FR"/>
        </w:rPr>
      </w:r>
    </w:p>
    <w:p w14:paraId="2F91C312"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Développé sous XTF</w:t>
      </w:r>
      <w:r>
        <w:rPr>
          <w:rFonts w:ascii="Times New Roman" w:hAnsi="Times New Roman" w:cs="Times New Roman"/>
          <w:sz w:val="24"/>
          <w:lang w:eastAsia="fr-FR"/>
        </w:rPr>
        <w:t xml:space="preserve"> (</w:t>
      </w:r>
      <w:r>
        <w:rPr>
          <w:rFonts w:ascii="Times New Roman" w:hAnsi="Times New Roman" w:cs="Times New Roman"/>
          <w:sz w:val="24"/>
          <w:lang w:eastAsia="fr-FR"/>
        </w:rPr>
        <w:t xml:space="preserve">logiciel libre développé par l’université de Californie</w:t>
      </w:r>
      <w:r>
        <w:rPr>
          <w:sz w:val="24"/>
          <w:lang w:eastAsia="fr-FR"/>
        </w:rPr>
        <w:t xml:space="preserve">).</w:t>
      </w:r>
      <w:r>
        <w:rPr>
          <w:rFonts w:ascii="Times New Roman" w:hAnsi="Times New Roman" w:cs="Times New Roman"/>
          <w:lang w:eastAsia="fr-FR"/>
        </w:rPr>
      </w:r>
    </w:p>
    <w:p w14:paraId="05F55A3E"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Visionneuse JPEG</w:t>
      </w:r>
      <w:r>
        <w:rPr>
          <w:rFonts w:ascii="Times New Roman" w:hAnsi="Times New Roman" w:cs="Times New Roman"/>
          <w:lang w:eastAsia="fr-FR"/>
        </w:rPr>
      </w:r>
    </w:p>
    <w:p w14:paraId="3093A1B0"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Back-office : « boîte noire »</w:t>
      </w:r>
      <w:r>
        <w:rPr>
          <w:rFonts w:ascii="Times New Roman" w:hAnsi="Times New Roman" w:cs="Times New Roman"/>
          <w:lang w:eastAsia="fr-FR"/>
        </w:rPr>
      </w:r>
    </w:p>
    <w:p w14:paraId="2AAEBA60" w14:textId="77777777">
      <w:pPr>
        <w:pStyle w:val="2120"/>
        <w:numPr>
          <w:ilvl w:val="1"/>
          <w:numId w:val="10"/>
        </w:numPr>
        <w:pBdr/>
        <w:spacing w:after="240"/>
        <w:ind/>
        <w:jc w:val="both"/>
        <w:rPr>
          <w:rFonts w:ascii="Times New Roman" w:hAnsi="Times New Roman" w:cs="Times New Roman"/>
          <w:color w:val="auto"/>
          <w:u w:val="single"/>
          <w:lang w:eastAsia="fr-FR"/>
        </w:rPr>
      </w:pPr>
      <w:r>
        <w:rPr>
          <w:rFonts w:ascii="Times New Roman" w:hAnsi="Times New Roman" w:cs="Times New Roman"/>
          <w:color w:val="auto"/>
          <w:u w:val="single"/>
          <w:lang w:eastAsia="fr-FR"/>
        </w:rPr>
        <w:t xml:space="preserve"> </w:t>
      </w:r>
      <w:bookmarkStart w:id="149" w:name="_Toc235108075"/>
      <w:r>
        <w:rPr>
          <w:rFonts w:ascii="Times New Roman" w:hAnsi="Times New Roman" w:cs="Times New Roman"/>
          <w:color w:val="auto"/>
          <w:u w:val="single"/>
          <w:lang w:eastAsia="fr-FR"/>
        </w:rPr>
        <w:t xml:space="preserve">SWOT</w:t>
      </w:r>
      <w:bookmarkEnd w:id="149"/>
      <w:r/>
      <w:r>
        <w:rPr>
          <w:rFonts w:ascii="Times New Roman" w:hAnsi="Times New Roman" w:cs="Times New Roman"/>
          <w:color w:val="auto"/>
          <w:u w:val="single"/>
          <w:lang w:eastAsia="fr-FR"/>
        </w:rPr>
      </w:r>
    </w:p>
    <w:tbl>
      <w:tblPr>
        <w:tblStyle w:val="2137"/>
        <w:tblW w:w="0" w:type="auto"/>
        <w:tblBorders/>
        <w:tblLook w:val="04A0" w:firstRow="1" w:lastRow="0" w:firstColumn="1" w:lastColumn="0" w:noHBand="0" w:noVBand="1"/>
      </w:tblPr>
      <w:tblGrid>
        <w:gridCol w:w="4531"/>
        <w:gridCol w:w="4531"/>
      </w:tblGrid>
      <w:tr>
        <w:trPr/>
        <w:tc>
          <w:tcPr>
            <w:tcBorders/>
            <w:tcW w:w="4531" w:type="dxa"/>
          </w:tcPr>
          <w:p w14:paraId="0C30BBC3"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Forces (internes) du projet :</w:t>
            </w:r>
            <w:r>
              <w:rPr>
                <w:rFonts w:ascii="Times New Roman" w:hAnsi="Times New Roman" w:cs="Times New Roman"/>
                <w:sz w:val="24"/>
                <w:u w:val="single"/>
                <w:lang w:eastAsia="fr-FR"/>
              </w:rPr>
            </w:r>
          </w:p>
          <w:p w14:paraId="449FD4DF"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Recherche simple : moteur de recherche plutôt efficace, permettant toutes les troncatures et recherches expertes.</w:t>
            </w:r>
            <w:r>
              <w:rPr>
                <w:rFonts w:ascii="Times New Roman" w:hAnsi="Times New Roman" w:cs="Times New Roman"/>
                <w:sz w:val="24"/>
                <w:lang w:eastAsia="fr-FR"/>
              </w:rPr>
            </w:r>
          </w:p>
          <w:p w14:paraId="42B64F38"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Visionneuse JPEG : fonctionne bien, simple et facile à prendre en main pour tout type d’utilisateur du grand public aux chercheurs expérimentés. Ressemble à celle que l’on peut trouver sur Internet Archive.</w:t>
            </w:r>
            <w:r>
              <w:rPr>
                <w:rFonts w:ascii="Times New Roman" w:hAnsi="Times New Roman" w:cs="Times New Roman"/>
                <w:sz w:val="24"/>
                <w:lang w:eastAsia="fr-FR"/>
              </w:rPr>
            </w:r>
          </w:p>
          <w:p w14:paraId="6709F9DF"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Interopérabilité </w:t>
            </w:r>
            <w:r>
              <w:rPr>
                <w:rFonts w:ascii="Times New Roman" w:hAnsi="Times New Roman" w:cs="Times New Roman"/>
                <w:sz w:val="24"/>
                <w:lang w:eastAsia="fr-FR"/>
              </w:rPr>
              <w:t xml:space="preserve">possible</w:t>
            </w:r>
            <w:r>
              <w:rPr>
                <w:rFonts w:ascii="Times New Roman" w:hAnsi="Times New Roman" w:cs="Times New Roman"/>
                <w:sz w:val="24"/>
                <w:lang w:eastAsia="fr-FR"/>
              </w:rPr>
              <w:t xml:space="preserve"> grâce aux n</w:t>
            </w:r>
            <w:r>
              <w:rPr>
                <w:rFonts w:ascii="Times New Roman" w:hAnsi="Times New Roman" w:cs="Times New Roman"/>
                <w:sz w:val="24"/>
                <w:lang w:eastAsia="fr-FR"/>
              </w:rPr>
              <w:t xml:space="preserve">otices bibliographiques sous format Dublin Core</w:t>
            </w:r>
            <w:r>
              <w:rPr>
                <w:rFonts w:ascii="Times New Roman" w:hAnsi="Times New Roman" w:cs="Times New Roman"/>
                <w:sz w:val="24"/>
                <w:lang w:eastAsia="fr-FR"/>
              </w:rPr>
              <w:t xml:space="preserve"> et à l’entrepôt OAI-PMH</w:t>
            </w:r>
            <w:r>
              <w:rPr>
                <w:rFonts w:ascii="Times New Roman" w:hAnsi="Times New Roman" w:cs="Times New Roman"/>
                <w:sz w:val="24"/>
                <w:lang w:eastAsia="fr-FR"/>
              </w:rPr>
              <w:t xml:space="preserve">. </w:t>
            </w:r>
            <w:r>
              <w:rPr>
                <w:rFonts w:ascii="Times New Roman" w:hAnsi="Times New Roman" w:cs="Times New Roman"/>
                <w:sz w:val="24"/>
                <w:lang w:eastAsia="fr-FR"/>
              </w:rPr>
            </w:r>
          </w:p>
          <w:p w14:paraId="04C3DAC0" w14:textId="77777777">
            <w:pPr>
              <w:pBdr/>
              <w:spacing/>
              <w:ind/>
              <w:jc w:val="both"/>
              <w:rPr>
                <w:rFonts w:ascii="Times New Roman" w:hAnsi="Times New Roman" w:cs="Times New Roman"/>
                <w:lang w:eastAsia="fr-FR"/>
              </w:rPr>
            </w:pPr>
            <w:r>
              <w:rPr>
                <w:rFonts w:ascii="Times New Roman" w:hAnsi="Times New Roman" w:cs="Times New Roman"/>
                <w:sz w:val="24"/>
                <w:lang w:eastAsia="fr-FR"/>
              </w:rPr>
              <w:t xml:space="preserve">XTF : réputé pour être vraiment solide.</w:t>
            </w:r>
            <w:r>
              <w:rPr>
                <w:rFonts w:ascii="Times New Roman" w:hAnsi="Times New Roman" w:cs="Times New Roman"/>
                <w:lang w:eastAsia="fr-FR"/>
              </w:rPr>
            </w:r>
          </w:p>
        </w:tc>
        <w:tc>
          <w:tcPr>
            <w:tcBorders/>
            <w:tcW w:w="4531" w:type="dxa"/>
          </w:tcPr>
          <w:p w14:paraId="68AB9917"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Opportunités (externes) pour le projet :</w:t>
            </w:r>
            <w:r>
              <w:rPr>
                <w:rFonts w:ascii="Times New Roman" w:hAnsi="Times New Roman" w:cs="Times New Roman"/>
                <w:sz w:val="24"/>
                <w:u w:val="single"/>
                <w:lang w:eastAsia="fr-FR"/>
              </w:rPr>
            </w:r>
          </w:p>
          <w:p w14:paraId="1A1D010B"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 </w:t>
            </w:r>
            <w:r>
              <w:rPr>
                <w:rFonts w:ascii="Times New Roman" w:hAnsi="Times New Roman" w:cs="Times New Roman"/>
                <w:sz w:val="24"/>
                <w:lang w:eastAsia="fr-FR"/>
              </w:rPr>
            </w:r>
          </w:p>
          <w:p w14:paraId="65BDB5DF"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r>
            <w:r>
              <w:rPr>
                <w:rFonts w:ascii="Times New Roman" w:hAnsi="Times New Roman" w:cs="Times New Roman"/>
                <w:sz w:val="24"/>
                <w:lang w:eastAsia="fr-FR"/>
              </w:rPr>
            </w:r>
          </w:p>
        </w:tc>
      </w:tr>
      <w:tr>
        <w:trPr/>
        <w:tc>
          <w:tcPr>
            <w:tcBorders/>
            <w:tcW w:w="4531" w:type="dxa"/>
          </w:tcPr>
          <w:p w14:paraId="5693D7C0"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Faiblesses (internes) du projet :</w:t>
            </w:r>
            <w:r>
              <w:rPr>
                <w:rFonts w:ascii="Times New Roman" w:hAnsi="Times New Roman" w:cs="Times New Roman"/>
                <w:sz w:val="24"/>
                <w:u w:val="single"/>
                <w:lang w:eastAsia="fr-FR"/>
              </w:rPr>
            </w:r>
          </w:p>
          <w:p w14:paraId="00C8D258"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Entrepôt OAI-PMH : existant mais difficile voire impossible de le moissonner.</w:t>
            </w:r>
            <w:r>
              <w:rPr>
                <w:rFonts w:ascii="Times New Roman" w:hAnsi="Times New Roman" w:cs="Times New Roman"/>
                <w:sz w:val="24"/>
                <w:lang w:eastAsia="fr-FR"/>
              </w:rPr>
            </w:r>
          </w:p>
          <w:p w14:paraId="333A3B88"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L’a</w:t>
            </w:r>
            <w:r>
              <w:rPr>
                <w:rFonts w:ascii="Times New Roman" w:hAnsi="Times New Roman" w:cs="Times New Roman"/>
                <w:sz w:val="24"/>
                <w:lang w:eastAsia="fr-FR"/>
              </w:rPr>
              <w:t xml:space="preserve">rborescence </w:t>
            </w:r>
            <w:r>
              <w:rPr>
                <w:rFonts w:ascii="Times New Roman" w:hAnsi="Times New Roman" w:cs="Times New Roman"/>
                <w:sz w:val="24"/>
                <w:lang w:eastAsia="fr-FR"/>
              </w:rPr>
              <w:t xml:space="preserve">empêche</w:t>
            </w:r>
            <w:r>
              <w:rPr>
                <w:rFonts w:ascii="Times New Roman" w:hAnsi="Times New Roman" w:cs="Times New Roman"/>
                <w:sz w:val="24"/>
                <w:lang w:eastAsia="fr-FR"/>
              </w:rPr>
              <w:t xml:space="preserve"> l’ajout d’autres types de documents comme les périodiques.</w:t>
            </w:r>
            <w:r>
              <w:rPr>
                <w:rFonts w:ascii="Times New Roman" w:hAnsi="Times New Roman" w:cs="Times New Roman"/>
                <w:sz w:val="24"/>
                <w:lang w:eastAsia="fr-FR"/>
              </w:rPr>
            </w:r>
          </w:p>
          <w:p w14:paraId="5C0AA7C6"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Impossible pour les experts métiers de faire un changement ou une correction d’eux-mêmes obligé de passer par l’expert technique.</w:t>
            </w:r>
            <w:r>
              <w:rPr>
                <w:rFonts w:ascii="Times New Roman" w:hAnsi="Times New Roman" w:cs="Times New Roman"/>
                <w:sz w:val="24"/>
                <w:lang w:eastAsia="fr-FR"/>
              </w:rPr>
            </w:r>
          </w:p>
          <w:p w14:paraId="1FD33455"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L</w:t>
            </w:r>
            <w:r>
              <w:rPr>
                <w:rFonts w:ascii="Times New Roman" w:hAnsi="Times New Roman" w:cs="Times New Roman"/>
                <w:sz w:val="24"/>
                <w:lang w:eastAsia="fr-FR"/>
              </w:rPr>
              <w:t xml:space="preserve">’indexation</w:t>
            </w:r>
            <w:r>
              <w:rPr>
                <w:rFonts w:ascii="Times New Roman" w:hAnsi="Times New Roman" w:cs="Times New Roman"/>
                <w:sz w:val="24"/>
                <w:lang w:eastAsia="fr-FR"/>
              </w:rPr>
              <w:t xml:space="preserve"> inefficace</w:t>
            </w:r>
            <w:r>
              <w:rPr>
                <w:rFonts w:ascii="Times New Roman" w:hAnsi="Times New Roman" w:cs="Times New Roman"/>
                <w:sz w:val="24"/>
                <w:lang w:eastAsia="fr-FR"/>
              </w:rPr>
              <w:t xml:space="preserve"> : éléments très proche qui ne sont pas indexés de la même manière. Cela crée du bruit et ce n’est pas efficace pour la recherche. </w:t>
            </w:r>
            <w:r>
              <w:rPr>
                <w:rFonts w:ascii="Times New Roman" w:hAnsi="Times New Roman" w:cs="Times New Roman"/>
                <w:sz w:val="24"/>
                <w:lang w:eastAsia="fr-FR"/>
              </w:rPr>
            </w:r>
          </w:p>
          <w:p w14:paraId="048B5123"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XTF : pas possible de créer </w:t>
            </w:r>
            <w:r>
              <w:rPr>
                <w:rFonts w:ascii="Times New Roman" w:hAnsi="Times New Roman" w:cs="Times New Roman"/>
                <w:sz w:val="24"/>
                <w:lang w:eastAsia="fr-FR"/>
              </w:rPr>
              <w:t xml:space="preserve">des collections.</w:t>
            </w:r>
            <w:r>
              <w:rPr>
                <w:rFonts w:ascii="Times New Roman" w:hAnsi="Times New Roman" w:cs="Times New Roman"/>
                <w:sz w:val="24"/>
                <w:lang w:eastAsia="fr-FR"/>
              </w:rPr>
            </w:r>
          </w:p>
          <w:p w14:paraId="6FB45E4A"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Absence de liens externes et d’alignement à des référentiels.</w:t>
            </w:r>
            <w:r>
              <w:rPr>
                <w:rFonts w:ascii="Times New Roman" w:hAnsi="Times New Roman" w:cs="Times New Roman"/>
                <w:sz w:val="24"/>
                <w:lang w:eastAsia="fr-FR"/>
              </w:rPr>
            </w:r>
          </w:p>
          <w:p w14:paraId="75922E06"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Obsolescence technologique : entraînant progressivement l’isolement de CujasNum et son invisibilité.</w:t>
            </w:r>
            <w:r>
              <w:rPr>
                <w:rFonts w:ascii="Times New Roman" w:hAnsi="Times New Roman" w:cs="Times New Roman"/>
                <w:sz w:val="24"/>
                <w:lang w:eastAsia="fr-FR"/>
              </w:rPr>
            </w:r>
          </w:p>
        </w:tc>
        <w:tc>
          <w:tcPr>
            <w:tcBorders/>
            <w:tcW w:w="4531" w:type="dxa"/>
          </w:tcPr>
          <w:p w14:paraId="03FC80D0"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Menaces (externes) du projet :</w:t>
            </w:r>
            <w:r>
              <w:rPr>
                <w:rFonts w:ascii="Times New Roman" w:hAnsi="Times New Roman" w:cs="Times New Roman"/>
                <w:sz w:val="24"/>
                <w:u w:val="single"/>
                <w:lang w:eastAsia="fr-FR"/>
              </w:rPr>
            </w:r>
          </w:p>
          <w:p w14:paraId="08E65CF2"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CujasNum a été développé sous XTF qui n’e</w:t>
            </w:r>
            <w:r>
              <w:rPr>
                <w:rFonts w:ascii="Times New Roman" w:hAnsi="Times New Roman" w:cs="Times New Roman"/>
                <w:sz w:val="24"/>
                <w:lang w:eastAsia="fr-FR"/>
              </w:rPr>
              <w:t xml:space="preserve">st plus mise à jour depuis 2018 : risques de sécurité et de </w:t>
            </w:r>
            <w:r>
              <w:rPr>
                <w:rFonts w:ascii="Times New Roman" w:hAnsi="Times New Roman" w:cs="Times New Roman"/>
                <w:sz w:val="24"/>
                <w:lang w:eastAsia="fr-FR"/>
              </w:rPr>
              <w:t xml:space="preserve">fermeture de la bibliothèque numérique par Renater.</w:t>
            </w:r>
            <w:r>
              <w:rPr>
                <w:rFonts w:ascii="Times New Roman" w:hAnsi="Times New Roman" w:cs="Times New Roman"/>
                <w:sz w:val="24"/>
                <w:lang w:eastAsia="fr-FR"/>
              </w:rPr>
            </w:r>
          </w:p>
          <w:p w14:paraId="088857EE"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Poids des formats utilisés notamment avec le TIFF.</w:t>
            </w:r>
            <w:r>
              <w:rPr>
                <w:rFonts w:ascii="Times New Roman" w:hAnsi="Times New Roman" w:cs="Times New Roman"/>
                <w:sz w:val="24"/>
                <w:lang w:eastAsia="fr-FR"/>
              </w:rPr>
            </w:r>
          </w:p>
          <w:p w14:paraId="71A1F8C9"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Menace sur la conservation des données du fait de l</w:t>
            </w:r>
            <w:r>
              <w:rPr>
                <w:rFonts w:ascii="Times New Roman" w:hAnsi="Times New Roman" w:cs="Times New Roman"/>
                <w:sz w:val="24"/>
                <w:lang w:eastAsia="fr-FR"/>
              </w:rPr>
              <w:t xml:space="preserve">’archivage pérenne au CINES </w:t>
            </w:r>
            <w:r>
              <w:rPr>
                <w:rFonts w:ascii="Times New Roman" w:hAnsi="Times New Roman" w:cs="Times New Roman"/>
                <w:sz w:val="24"/>
                <w:lang w:eastAsia="fr-FR"/>
              </w:rPr>
              <w:t xml:space="preserve">mis </w:t>
            </w:r>
            <w:r>
              <w:rPr>
                <w:rFonts w:ascii="Times New Roman" w:hAnsi="Times New Roman" w:cs="Times New Roman"/>
                <w:sz w:val="24"/>
                <w:lang w:eastAsia="fr-FR"/>
              </w:rPr>
              <w:t xml:space="preserve">à l’arrêt</w:t>
            </w:r>
            <w:r>
              <w:rPr>
                <w:rFonts w:ascii="Times New Roman" w:hAnsi="Times New Roman" w:cs="Times New Roman"/>
                <w:sz w:val="24"/>
                <w:lang w:eastAsia="fr-FR"/>
              </w:rPr>
              <w:t xml:space="preserve">.</w:t>
            </w:r>
            <w:r>
              <w:rPr>
                <w:rFonts w:ascii="Times New Roman" w:hAnsi="Times New Roman" w:cs="Times New Roman"/>
                <w:sz w:val="24"/>
                <w:lang w:eastAsia="fr-FR"/>
              </w:rPr>
            </w:r>
          </w:p>
          <w:p w14:paraId="6DD2211E"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r>
            <w:r>
              <w:rPr>
                <w:rFonts w:ascii="Times New Roman" w:hAnsi="Times New Roman" w:cs="Times New Roman"/>
                <w:sz w:val="24"/>
                <w:lang w:eastAsia="fr-FR"/>
              </w:rPr>
            </w:r>
          </w:p>
        </w:tc>
      </w:tr>
    </w:tbl>
    <w:p w14:paraId="0009F7F6" w14:textId="77777777">
      <w:pPr>
        <w:pBdr/>
        <w:spacing/>
        <w:ind/>
        <w:rPr>
          <w:lang w:eastAsia="fr-FR"/>
        </w:rPr>
      </w:pPr>
      <w:r>
        <w:rPr>
          <w:lang w:eastAsia="fr-FR"/>
        </w:rPr>
      </w:r>
      <w:r>
        <w:rPr>
          <w:lang w:eastAsia="fr-FR"/>
        </w:rPr>
      </w:r>
    </w:p>
    <w:p w14:paraId="197A4BC5" w14:textId="77777777">
      <w:pPr>
        <w:pStyle w:val="2119"/>
        <w:numPr>
          <w:ilvl w:val="1"/>
          <w:numId w:val="2"/>
        </w:numPr>
        <w:pBdr/>
        <w:spacing w:line="360" w:lineRule="auto"/>
        <w:ind/>
        <w:rPr>
          <w:rFonts w:ascii="Times New Roman" w:hAnsi="Times New Roman" w:cs="Times New Roman"/>
          <w:b/>
          <w:color w:val="auto"/>
          <w:lang w:eastAsia="fr-FR"/>
        </w:rPr>
      </w:pPr>
      <w:r/>
      <w:bookmarkStart w:id="150" w:name="_Toc235108076"/>
      <w:r>
        <w:rPr>
          <w:rFonts w:ascii="Times New Roman" w:hAnsi="Times New Roman" w:cs="Times New Roman"/>
          <w:b/>
          <w:color w:val="auto"/>
          <w:lang w:eastAsia="fr-FR"/>
        </w:rPr>
        <w:t xml:space="preserve">Codex :</w:t>
      </w:r>
      <w:bookmarkEnd w:id="150"/>
      <w:r/>
      <w:r>
        <w:rPr>
          <w:rFonts w:ascii="Times New Roman" w:hAnsi="Times New Roman" w:cs="Times New Roman"/>
          <w:b/>
          <w:color w:val="auto"/>
          <w:lang w:eastAsia="fr-FR"/>
        </w:rPr>
      </w:r>
    </w:p>
    <w:p w14:paraId="03B98F46" w14:textId="77777777">
      <w:pPr>
        <w:pStyle w:val="2120"/>
        <w:numPr>
          <w:ilvl w:val="1"/>
          <w:numId w:val="11"/>
        </w:numPr>
        <w:pBdr/>
        <w:spacing w:line="360" w:lineRule="auto"/>
        <w:ind/>
        <w:jc w:val="both"/>
        <w:rPr>
          <w:rFonts w:ascii="Times New Roman" w:hAnsi="Times New Roman" w:cs="Times New Roman"/>
          <w:color w:val="auto"/>
          <w:u w:val="single"/>
          <w:lang w:eastAsia="fr-FR"/>
        </w:rPr>
      </w:pPr>
      <w:r>
        <w:rPr>
          <w:rFonts w:ascii="Times New Roman" w:hAnsi="Times New Roman" w:cs="Times New Roman"/>
          <w:color w:val="auto"/>
          <w:u w:val="single"/>
          <w:lang w:eastAsia="fr-FR"/>
        </w:rPr>
        <w:t xml:space="preserve"> </w:t>
      </w:r>
      <w:bookmarkStart w:id="151" w:name="_Toc235108077"/>
      <w:r>
        <w:rPr>
          <w:rFonts w:ascii="Times New Roman" w:hAnsi="Times New Roman" w:cs="Times New Roman"/>
          <w:color w:val="auto"/>
          <w:u w:val="single"/>
          <w:lang w:eastAsia="fr-FR"/>
        </w:rPr>
        <w:t xml:space="preserve">Aspects</w:t>
      </w:r>
      <w:r>
        <w:rPr>
          <w:rFonts w:ascii="Times New Roman" w:hAnsi="Times New Roman" w:cs="Times New Roman"/>
          <w:color w:val="auto"/>
          <w:u w:val="single"/>
          <w:lang w:eastAsia="fr-FR"/>
        </w:rPr>
        <w:t xml:space="preserve"> techniques de Codex</w:t>
      </w:r>
      <w:bookmarkEnd w:id="151"/>
      <w:r/>
      <w:r>
        <w:rPr>
          <w:rFonts w:ascii="Times New Roman" w:hAnsi="Times New Roman" w:cs="Times New Roman"/>
          <w:color w:val="auto"/>
          <w:u w:val="single"/>
          <w:lang w:eastAsia="fr-FR"/>
        </w:rPr>
      </w:r>
    </w:p>
    <w:p w14:paraId="00BA353D"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Développement sous Python-Django</w:t>
      </w:r>
      <w:r>
        <w:rPr>
          <w:rFonts w:ascii="Times New Roman" w:hAnsi="Times New Roman" w:cs="Times New Roman"/>
          <w:lang w:eastAsia="fr-FR"/>
        </w:rPr>
      </w:r>
    </w:p>
    <w:p w14:paraId="0299070D" w14:textId="77777777">
      <w:pPr>
        <w:pStyle w:val="2127"/>
        <w:numPr>
          <w:ilvl w:val="0"/>
          <w:numId w:val="2"/>
        </w:num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Architecture modulaire et multiplateforme.</w:t>
      </w:r>
      <w:r>
        <w:rPr>
          <w:rFonts w:ascii="Times New Roman" w:hAnsi="Times New Roman" w:cs="Times New Roman"/>
          <w:sz w:val="24"/>
          <w:lang w:eastAsia="fr-FR"/>
        </w:rPr>
      </w:r>
    </w:p>
    <w:p w14:paraId="43B02D3F" w14:textId="77777777">
      <w:pPr>
        <w:pStyle w:val="2127"/>
        <w:numPr>
          <w:ilvl w:val="0"/>
          <w:numId w:val="2"/>
        </w:numPr>
        <w:pBdr/>
        <w:spacing w:after="0" w:line="360" w:lineRule="auto"/>
        <w:ind/>
        <w:jc w:val="both"/>
        <w:rPr>
          <w:rFonts w:ascii="Times New Roman" w:hAnsi="Times New Roman" w:cs="Times New Roman"/>
          <w:sz w:val="24"/>
          <w:lang w:eastAsia="fr-FR"/>
        </w:rPr>
      </w:pPr>
      <w:r>
        <w:rPr>
          <w:rFonts w:ascii="Times New Roman" w:hAnsi="Times New Roman" w:cs="Times New Roman"/>
          <w:sz w:val="24"/>
          <w:lang w:eastAsia="fr-FR"/>
        </w:rPr>
        <w:t xml:space="preserve">Utilisation du protocole IIIF</w:t>
      </w:r>
      <w:r>
        <w:rPr>
          <w:rFonts w:ascii="Times New Roman" w:hAnsi="Times New Roman" w:cs="Times New Roman"/>
          <w:sz w:val="24"/>
          <w:lang w:eastAsia="fr-FR"/>
        </w:rPr>
      </w:r>
    </w:p>
    <w:p w14:paraId="58C4AD85"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Mise en place d’API pour le moissonnage de métadonnées et interroger d’autres sites.</w:t>
      </w:r>
      <w:r>
        <w:rPr>
          <w:rFonts w:ascii="Times New Roman" w:hAnsi="Times New Roman" w:cs="Times New Roman"/>
          <w:lang w:eastAsia="fr-FR"/>
        </w:rPr>
      </w:r>
    </w:p>
    <w:p w14:paraId="0C41A85A"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Utilisation de standards ouverts</w:t>
      </w:r>
      <w:r>
        <w:rPr>
          <w:rFonts w:ascii="Times New Roman" w:hAnsi="Times New Roman" w:cs="Times New Roman"/>
          <w:sz w:val="24"/>
          <w:lang w:eastAsia="fr-FR"/>
        </w:rPr>
        <w:t xml:space="preserve"> et de différents formats</w:t>
      </w:r>
      <w:r>
        <w:rPr>
          <w:rFonts w:ascii="Times New Roman" w:hAnsi="Times New Roman" w:cs="Times New Roman"/>
          <w:sz w:val="24"/>
          <w:lang w:eastAsia="fr-FR"/>
        </w:rPr>
        <w:t xml:space="preserve"> reconnus</w:t>
      </w:r>
      <w:r>
        <w:rPr>
          <w:rFonts w:ascii="Times New Roman" w:hAnsi="Times New Roman" w:cs="Times New Roman"/>
          <w:lang w:eastAsia="fr-FR"/>
        </w:rPr>
      </w:r>
    </w:p>
    <w:p w14:paraId="4DE440CA"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Utilisation des protocoles </w:t>
      </w:r>
      <w:r>
        <w:rPr>
          <w:rFonts w:ascii="Times New Roman" w:hAnsi="Times New Roman" w:cs="Times New Roman"/>
          <w:sz w:val="24"/>
          <w:lang w:eastAsia="fr-FR"/>
        </w:rPr>
        <w:t xml:space="preserve">SSO et SAML</w:t>
      </w:r>
      <w:r>
        <w:rPr>
          <w:rFonts w:ascii="Times New Roman" w:hAnsi="Times New Roman" w:cs="Times New Roman"/>
          <w:sz w:val="24"/>
          <w:lang w:eastAsia="fr-FR"/>
        </w:rPr>
        <w:t xml:space="preserve"> </w:t>
      </w:r>
      <w:r>
        <w:rPr>
          <w:rFonts w:ascii="Times New Roman" w:hAnsi="Times New Roman" w:cs="Times New Roman"/>
          <w:sz w:val="24"/>
          <w:lang w:eastAsia="fr-FR"/>
        </w:rPr>
        <w:t xml:space="preserve">: </w:t>
      </w:r>
      <w:r>
        <w:rPr>
          <w:rFonts w:ascii="Times New Roman" w:hAnsi="Times New Roman" w:cs="Times New Roman"/>
          <w:sz w:val="24"/>
          <w:lang w:eastAsia="fr-FR"/>
        </w:rPr>
        <w:t xml:space="preserve">protocoles de sécurités permettant au système d’interroger les serveurs de l’université afin de savoir s’il est bien inscrit chez eux.</w:t>
      </w:r>
      <w:r>
        <w:rPr>
          <w:rFonts w:ascii="Times New Roman" w:hAnsi="Times New Roman" w:cs="Times New Roman"/>
          <w:lang w:eastAsia="fr-FR"/>
        </w:rPr>
      </w:r>
    </w:p>
    <w:p w14:paraId="489652C9" w14:textId="77777777">
      <w:pPr>
        <w:pStyle w:val="2127"/>
        <w:numPr>
          <w:ilvl w:val="0"/>
          <w:numId w:val="2"/>
        </w:numPr>
        <w:pBdr/>
        <w:spacing w:after="0" w:line="360" w:lineRule="auto"/>
        <w:ind/>
        <w:jc w:val="both"/>
        <w:rPr>
          <w:rFonts w:ascii="Times New Roman" w:hAnsi="Times New Roman" w:cs="Times New Roman"/>
          <w:lang w:eastAsia="fr-FR"/>
        </w:rPr>
      </w:pPr>
      <w:r>
        <w:rPr>
          <w:rFonts w:ascii="Times New Roman" w:hAnsi="Times New Roman" w:cs="Times New Roman"/>
          <w:sz w:val="24"/>
          <w:lang w:eastAsia="fr-FR"/>
        </w:rPr>
        <w:t xml:space="preserve">Avoir accès contrôlé au back-office par profil d’utilisateur.</w:t>
      </w:r>
      <w:r>
        <w:rPr>
          <w:rFonts w:ascii="Times New Roman" w:hAnsi="Times New Roman" w:cs="Times New Roman"/>
          <w:lang w:eastAsia="fr-FR"/>
        </w:rPr>
      </w:r>
    </w:p>
    <w:p w14:paraId="49F2B4D9" w14:textId="77777777">
      <w:pPr>
        <w:pStyle w:val="2120"/>
        <w:numPr>
          <w:ilvl w:val="1"/>
          <w:numId w:val="11"/>
        </w:numPr>
        <w:pBdr/>
        <w:spacing w:after="240"/>
        <w:ind/>
        <w:jc w:val="both"/>
        <w:rPr>
          <w:rFonts w:ascii="Times New Roman" w:hAnsi="Times New Roman" w:cs="Times New Roman"/>
          <w:color w:val="auto"/>
          <w:u w:val="single"/>
          <w:lang w:eastAsia="fr-FR"/>
        </w:rPr>
      </w:pPr>
      <w:r>
        <w:rPr>
          <w:rFonts w:ascii="Times New Roman" w:hAnsi="Times New Roman" w:cs="Times New Roman"/>
          <w:color w:val="auto"/>
          <w:u w:val="single"/>
          <w:lang w:eastAsia="fr-FR"/>
        </w:rPr>
        <w:t xml:space="preserve"> </w:t>
      </w:r>
      <w:bookmarkStart w:id="152" w:name="_Toc235108078"/>
      <w:r>
        <w:rPr>
          <w:rFonts w:ascii="Times New Roman" w:hAnsi="Times New Roman" w:cs="Times New Roman"/>
          <w:color w:val="auto"/>
          <w:u w:val="single"/>
          <w:lang w:eastAsia="fr-FR"/>
        </w:rPr>
        <w:t xml:space="preserve">SWOT</w:t>
      </w:r>
      <w:bookmarkEnd w:id="152"/>
      <w:r/>
      <w:r>
        <w:rPr>
          <w:rFonts w:ascii="Times New Roman" w:hAnsi="Times New Roman" w:cs="Times New Roman"/>
          <w:color w:val="auto"/>
          <w:u w:val="single"/>
          <w:lang w:eastAsia="fr-FR"/>
        </w:rPr>
      </w:r>
    </w:p>
    <w:tbl>
      <w:tblPr>
        <w:tblStyle w:val="2137"/>
        <w:tblW w:w="0" w:type="auto"/>
        <w:tblBorders/>
        <w:tblLook w:val="04A0" w:firstRow="1" w:lastRow="0" w:firstColumn="1" w:lastColumn="0" w:noHBand="0" w:noVBand="1"/>
      </w:tblPr>
      <w:tblGrid>
        <w:gridCol w:w="4531"/>
        <w:gridCol w:w="4531"/>
      </w:tblGrid>
      <w:tr>
        <w:trPr/>
        <w:tc>
          <w:tcPr>
            <w:tcBorders/>
            <w:tcW w:w="4531" w:type="dxa"/>
          </w:tcPr>
          <w:p w14:paraId="7F10BBC6"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Forces (internes) du projet :</w:t>
            </w:r>
            <w:r>
              <w:rPr>
                <w:rFonts w:ascii="Times New Roman" w:hAnsi="Times New Roman" w:cs="Times New Roman"/>
                <w:sz w:val="24"/>
                <w:u w:val="single"/>
                <w:lang w:eastAsia="fr-FR"/>
              </w:rPr>
            </w:r>
          </w:p>
          <w:p w14:paraId="40009E0E"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Evolutivité permise par l’architecture du site.</w:t>
            </w:r>
            <w:r>
              <w:rPr>
                <w:rFonts w:ascii="Times New Roman" w:hAnsi="Times New Roman" w:cs="Times New Roman"/>
                <w:sz w:val="24"/>
                <w:lang w:eastAsia="fr-FR"/>
              </w:rPr>
            </w:r>
          </w:p>
          <w:p w14:paraId="72BC5420"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Système « maison » conçu et maintenu en interne : forte adaptation aux besoins, pas de dépendance à un</w:t>
            </w:r>
            <w:r>
              <w:rPr>
                <w:rFonts w:ascii="Times New Roman" w:hAnsi="Times New Roman" w:cs="Times New Roman"/>
                <w:sz w:val="24"/>
                <w:lang w:eastAsia="fr-FR"/>
              </w:rPr>
              <w:t xml:space="preserve"> prestataire</w:t>
            </w:r>
            <w:r>
              <w:rPr>
                <w:rFonts w:ascii="Times New Roman" w:hAnsi="Times New Roman" w:cs="Times New Roman"/>
                <w:sz w:val="24"/>
                <w:lang w:eastAsia="fr-FR"/>
              </w:rPr>
              <w:t xml:space="preserve">.</w:t>
            </w:r>
            <w:r>
              <w:rPr>
                <w:rFonts w:ascii="Times New Roman" w:hAnsi="Times New Roman" w:cs="Times New Roman"/>
                <w:sz w:val="24"/>
                <w:lang w:eastAsia="fr-FR"/>
              </w:rPr>
            </w:r>
          </w:p>
          <w:p w14:paraId="3DF4560C"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Interopérabilité permise par les standards et les formats choisis.</w:t>
            </w:r>
            <w:r>
              <w:rPr>
                <w:rFonts w:ascii="Times New Roman" w:hAnsi="Times New Roman" w:cs="Times New Roman"/>
                <w:sz w:val="24"/>
                <w:lang w:eastAsia="fr-FR"/>
              </w:rPr>
            </w:r>
          </w:p>
          <w:p w14:paraId="6195DF1A"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Ils s’appuient sur de </w:t>
            </w:r>
            <w:r>
              <w:rPr>
                <w:rFonts w:ascii="Times New Roman" w:hAnsi="Times New Roman" w:cs="Times New Roman"/>
                <w:sz w:val="24"/>
                <w:lang w:eastAsia="fr-FR"/>
              </w:rPr>
            </w:r>
          </w:p>
          <w:p w14:paraId="4D9CD2FE"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Le système n’est donc pas figé, car il permet d’ajouter d’autres types de documents ayant un autre format</w:t>
            </w:r>
            <w:r>
              <w:rPr>
                <w:rFonts w:ascii="Times New Roman" w:hAnsi="Times New Roman" w:cs="Times New Roman"/>
                <w:sz w:val="24"/>
                <w:lang w:eastAsia="fr-FR"/>
              </w:rPr>
              <w:t xml:space="preserve">.</w:t>
            </w:r>
            <w:r>
              <w:rPr>
                <w:rFonts w:ascii="Times New Roman" w:hAnsi="Times New Roman" w:cs="Times New Roman"/>
                <w:sz w:val="24"/>
                <w:lang w:eastAsia="fr-FR"/>
              </w:rPr>
            </w:r>
          </w:p>
          <w:p w14:paraId="14573F5B"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Capacité à donner accès à des documents sous-droits.</w:t>
            </w:r>
            <w:r>
              <w:rPr>
                <w:rFonts w:ascii="Times New Roman" w:hAnsi="Times New Roman" w:cs="Times New Roman"/>
                <w:sz w:val="24"/>
                <w:lang w:eastAsia="fr-FR"/>
              </w:rPr>
            </w:r>
          </w:p>
          <w:p w14:paraId="72263ACE"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Possibilité de travailler en sécurité avec de nombreux intervenants.</w:t>
            </w:r>
            <w:r>
              <w:rPr>
                <w:rFonts w:ascii="Times New Roman" w:hAnsi="Times New Roman" w:cs="Times New Roman"/>
                <w:sz w:val="24"/>
                <w:lang w:eastAsia="fr-FR"/>
              </w:rPr>
            </w:r>
          </w:p>
        </w:tc>
        <w:tc>
          <w:tcPr>
            <w:tcBorders/>
            <w:tcW w:w="4531" w:type="dxa"/>
          </w:tcPr>
          <w:p w14:paraId="3FAAEC3E"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Opportunités (externes) pour le projet :</w:t>
            </w:r>
            <w:r>
              <w:rPr>
                <w:rFonts w:ascii="Times New Roman" w:hAnsi="Times New Roman" w:cs="Times New Roman"/>
                <w:sz w:val="24"/>
                <w:u w:val="single"/>
                <w:lang w:eastAsia="fr-FR"/>
              </w:rPr>
            </w:r>
          </w:p>
          <w:p w14:paraId="1B35E6A9"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Permet</w:t>
            </w:r>
            <w:r>
              <w:rPr>
                <w:rFonts w:ascii="Times New Roman" w:hAnsi="Times New Roman" w:cs="Times New Roman"/>
                <w:sz w:val="24"/>
                <w:lang w:eastAsia="fr-FR"/>
              </w:rPr>
              <w:t xml:space="preserve"> de relancer le moissonnage OAI-PMH par la BnF.</w:t>
            </w:r>
            <w:r>
              <w:rPr>
                <w:rFonts w:ascii="Times New Roman" w:hAnsi="Times New Roman" w:cs="Times New Roman"/>
                <w:sz w:val="24"/>
                <w:lang w:eastAsia="fr-FR"/>
              </w:rPr>
            </w:r>
          </w:p>
          <w:p w14:paraId="7DDE9697"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Le système permet le moissonnage de métadonnées extérieures.</w:t>
            </w:r>
            <w:r>
              <w:rPr>
                <w:rFonts w:ascii="Times New Roman" w:hAnsi="Times New Roman" w:cs="Times New Roman"/>
                <w:sz w:val="24"/>
                <w:lang w:eastAsia="fr-FR"/>
              </w:rPr>
            </w:r>
          </w:p>
          <w:p w14:paraId="5F441DB5"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Possibilité pour les experts métiers de comprendre le circuit de la donnée et d’agir pour correction de manière simplifiée.</w:t>
            </w:r>
            <w:r>
              <w:rPr>
                <w:rFonts w:ascii="Times New Roman" w:hAnsi="Times New Roman" w:cs="Times New Roman"/>
                <w:sz w:val="24"/>
                <w:lang w:eastAsia="fr-FR"/>
              </w:rPr>
            </w:r>
          </w:p>
          <w:p w14:paraId="53349686"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Interopérabilité :</w:t>
            </w:r>
            <w:r>
              <w:rPr>
                <w:rFonts w:ascii="Times New Roman" w:hAnsi="Times New Roman" w:cs="Times New Roman"/>
                <w:sz w:val="24"/>
                <w:lang w:eastAsia="fr-FR"/>
              </w:rPr>
            </w:r>
          </w:p>
          <w:p w14:paraId="237F707E"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Le protocole IIIF va permettre de combler des lacunes en rapatriant des données d’autres établissements.</w:t>
            </w:r>
            <w:r>
              <w:rPr>
                <w:rFonts w:ascii="Times New Roman" w:hAnsi="Times New Roman" w:cs="Times New Roman"/>
                <w:sz w:val="24"/>
                <w:lang w:eastAsia="fr-FR"/>
              </w:rPr>
            </w:r>
          </w:p>
          <w:p w14:paraId="6B0B5522"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Visibilité accrue grâce au moissonnage des métadonnées.</w:t>
            </w:r>
            <w:r>
              <w:rPr>
                <w:rFonts w:ascii="Times New Roman" w:hAnsi="Times New Roman" w:cs="Times New Roman"/>
                <w:sz w:val="24"/>
                <w:lang w:eastAsia="fr-FR"/>
              </w:rPr>
            </w:r>
          </w:p>
          <w:p w14:paraId="2CCDDE82"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Les standards et les normes du web de données utilisés permettent un alignem</w:t>
            </w:r>
            <w:r>
              <w:rPr>
                <w:rFonts w:ascii="Times New Roman" w:hAnsi="Times New Roman" w:cs="Times New Roman"/>
                <w:sz w:val="24"/>
                <w:lang w:eastAsia="fr-FR"/>
              </w:rPr>
              <w:t xml:space="preserve">ent avec les principaux référent</w:t>
            </w:r>
            <w:r>
              <w:rPr>
                <w:rFonts w:ascii="Times New Roman" w:hAnsi="Times New Roman" w:cs="Times New Roman"/>
                <w:sz w:val="24"/>
                <w:lang w:eastAsia="fr-FR"/>
              </w:rPr>
              <w:t xml:space="preserve">iels et de construire des liens vers d’autres plateformes.</w:t>
            </w:r>
            <w:r>
              <w:rPr>
                <w:rFonts w:ascii="Times New Roman" w:hAnsi="Times New Roman" w:cs="Times New Roman"/>
                <w:sz w:val="24"/>
                <w:lang w:eastAsia="fr-FR"/>
              </w:rPr>
            </w:r>
          </w:p>
          <w:p w14:paraId="70DDDD17"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Possibilité de verser des documents </w:t>
            </w:r>
            <w:r>
              <w:rPr>
                <w:rFonts w:ascii="Times New Roman" w:hAnsi="Times New Roman" w:cs="Times New Roman"/>
                <w:sz w:val="24"/>
                <w:lang w:eastAsia="fr-FR"/>
              </w:rPr>
              <w:t xml:space="preserve">sous-droits et donner un accès restreint.</w:t>
            </w:r>
            <w:r>
              <w:rPr>
                <w:rFonts w:ascii="Times New Roman" w:hAnsi="Times New Roman" w:cs="Times New Roman"/>
                <w:sz w:val="24"/>
                <w:lang w:eastAsia="fr-FR"/>
              </w:rPr>
            </w:r>
          </w:p>
        </w:tc>
      </w:tr>
      <w:tr>
        <w:trPr/>
        <w:tc>
          <w:tcPr>
            <w:tcBorders/>
            <w:tcW w:w="4531" w:type="dxa"/>
          </w:tcPr>
          <w:p w14:paraId="2F23C61C"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Faiblesses (internes) du projet :</w:t>
            </w:r>
            <w:r>
              <w:rPr>
                <w:rFonts w:ascii="Times New Roman" w:hAnsi="Times New Roman" w:cs="Times New Roman"/>
                <w:sz w:val="24"/>
                <w:u w:val="single"/>
                <w:lang w:eastAsia="fr-FR"/>
              </w:rPr>
            </w:r>
          </w:p>
          <w:p w14:paraId="0A73D992"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Beaucoup d’éléments restent proche de CujasNum et restent à faire évoluer.</w:t>
            </w:r>
            <w:r>
              <w:rPr>
                <w:rFonts w:ascii="Times New Roman" w:hAnsi="Times New Roman" w:cs="Times New Roman"/>
                <w:sz w:val="24"/>
                <w:lang w:eastAsia="fr-FR"/>
              </w:rPr>
            </w:r>
          </w:p>
          <w:p w14:paraId="196E6EC3"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Système « maison » conçu et maintenu en interne : menace sur la maintenance et l’évolution du système (Système non documenté et seulement connu à Cujas).</w:t>
            </w:r>
            <w:r>
              <w:rPr>
                <w:rFonts w:ascii="Times New Roman" w:hAnsi="Times New Roman" w:cs="Times New Roman"/>
                <w:sz w:val="24"/>
                <w:lang w:eastAsia="fr-FR"/>
              </w:rPr>
            </w:r>
          </w:p>
        </w:tc>
        <w:tc>
          <w:tcPr>
            <w:tcBorders/>
            <w:tcW w:w="4531" w:type="dxa"/>
          </w:tcPr>
          <w:p w14:paraId="3C9BF593" w14:textId="77777777">
            <w:pPr>
              <w:pBdr/>
              <w:spacing/>
              <w:ind/>
              <w:jc w:val="center"/>
              <w:rPr>
                <w:rFonts w:ascii="Times New Roman" w:hAnsi="Times New Roman" w:cs="Times New Roman"/>
                <w:sz w:val="24"/>
                <w:u w:val="single"/>
                <w:lang w:eastAsia="fr-FR"/>
              </w:rPr>
            </w:pPr>
            <w:r>
              <w:rPr>
                <w:rFonts w:ascii="Times New Roman" w:hAnsi="Times New Roman" w:cs="Times New Roman"/>
                <w:sz w:val="24"/>
                <w:u w:val="single"/>
                <w:lang w:eastAsia="fr-FR"/>
              </w:rPr>
              <w:t xml:space="preserve">Menaces (externes) du projet :</w:t>
            </w:r>
            <w:r>
              <w:rPr>
                <w:rFonts w:ascii="Times New Roman" w:hAnsi="Times New Roman" w:cs="Times New Roman"/>
                <w:sz w:val="24"/>
                <w:u w:val="single"/>
                <w:lang w:eastAsia="fr-FR"/>
              </w:rPr>
            </w:r>
          </w:p>
          <w:p w14:paraId="4628CDDC" w14:textId="77777777">
            <w:p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Coût humain important et délicat car développement en interne donc on ne possède pas un vivier de personnes sur lesquelles s’appuyer pour mai</w:t>
            </w:r>
            <w:r>
              <w:rPr>
                <w:rFonts w:ascii="Times New Roman" w:hAnsi="Times New Roman" w:cs="Times New Roman"/>
                <w:sz w:val="24"/>
                <w:lang w:eastAsia="fr-FR"/>
              </w:rPr>
              <w:t xml:space="preserve">ntenir sur moyen et long terme.</w:t>
            </w:r>
            <w:r>
              <w:rPr>
                <w:rFonts w:ascii="Times New Roman" w:hAnsi="Times New Roman" w:cs="Times New Roman"/>
                <w:sz w:val="24"/>
                <w:lang w:eastAsia="fr-FR"/>
              </w:rPr>
            </w:r>
          </w:p>
        </w:tc>
      </w:tr>
    </w:tbl>
    <w:p w14:paraId="7267734A" w14:textId="77777777">
      <w:pPr>
        <w:pBdr/>
        <w:spacing/>
        <w:ind/>
        <w:rPr>
          <w:lang w:eastAsia="fr-FR"/>
        </w:rPr>
      </w:pPr>
      <w:r>
        <w:rPr>
          <w:lang w:eastAsia="fr-FR"/>
        </w:rPr>
      </w:r>
      <w:r>
        <w:rPr>
          <w:lang w:eastAsia="fr-FR"/>
        </w:rPr>
      </w:r>
    </w:p>
    <w:p w14:paraId="05BEDFAA" w14:textId="77777777">
      <w:pPr>
        <w:pBdr/>
        <w:spacing/>
        <w:ind/>
        <w:rPr>
          <w:lang w:eastAsia="fr-FR"/>
        </w:rPr>
      </w:pPr>
      <w:r>
        <w:rPr>
          <w:lang w:eastAsia="fr-FR"/>
        </w:rPr>
      </w:r>
      <w:r>
        <w:rPr>
          <w:lang w:eastAsia="fr-FR"/>
        </w:rPr>
      </w:r>
    </w:p>
    <w:p w14:paraId="069720F4" w14:textId="77777777">
      <w:pPr>
        <w:pBdr/>
        <w:spacing/>
        <w:ind/>
        <w:rPr>
          <w:lang w:eastAsia="fr-FR"/>
        </w:rPr>
      </w:pPr>
      <w:r>
        <w:rPr>
          <w:lang w:eastAsia="fr-FR"/>
        </w:rPr>
      </w:r>
      <w:r>
        <w:rPr>
          <w:lang w:eastAsia="fr-FR"/>
        </w:rPr>
      </w:r>
    </w:p>
    <w:p w14:paraId="6ED7D9D9" w14:textId="77777777">
      <w:pPr>
        <w:pBdr/>
        <w:spacing/>
        <w:ind/>
        <w:rPr>
          <w:lang w:eastAsia="fr-FR"/>
        </w:rPr>
      </w:pPr>
      <w:r>
        <w:rPr>
          <w:lang w:eastAsia="fr-FR"/>
        </w:rPr>
      </w:r>
      <w:r>
        <w:rPr>
          <w:lang w:eastAsia="fr-FR"/>
        </w:rPr>
      </w:r>
    </w:p>
    <w:p w14:paraId="69CD5649" w14:textId="77777777">
      <w:pPr>
        <w:pBdr/>
        <w:spacing/>
        <w:ind/>
        <w:rPr>
          <w:lang w:eastAsia="fr-FR"/>
        </w:rPr>
      </w:pPr>
      <w:r>
        <w:rPr>
          <w:lang w:eastAsia="fr-FR"/>
        </w:rPr>
      </w:r>
      <w:r>
        <w:rPr>
          <w:lang w:eastAsia="fr-FR"/>
        </w:rPr>
      </w:r>
    </w:p>
    <w:p w14:paraId="0574237D" w14:textId="77777777">
      <w:pPr>
        <w:pBdr/>
        <w:spacing/>
        <w:ind/>
        <w:rPr>
          <w:lang w:eastAsia="fr-FR"/>
        </w:rPr>
      </w:pPr>
      <w:r>
        <w:rPr>
          <w:lang w:eastAsia="fr-FR"/>
        </w:rPr>
      </w:r>
      <w:r>
        <w:rPr>
          <w:lang w:eastAsia="fr-FR"/>
        </w:rPr>
      </w:r>
    </w:p>
    <w:p w14:paraId="53821447" w14:textId="77777777">
      <w:pPr>
        <w:pBdr/>
        <w:spacing/>
        <w:ind/>
        <w:rPr>
          <w:lang w:eastAsia="fr-FR"/>
        </w:rPr>
      </w:pPr>
      <w:r>
        <w:rPr>
          <w:lang w:eastAsia="fr-FR"/>
        </w:rPr>
      </w:r>
      <w:r>
        <w:rPr>
          <w:lang w:eastAsia="fr-FR"/>
        </w:rPr>
      </w:r>
    </w:p>
    <w:p w14:paraId="4050C587" w14:textId="77777777">
      <w:pPr>
        <w:pBdr/>
        <w:spacing/>
        <w:ind/>
        <w:rPr>
          <w:lang w:eastAsia="fr-FR"/>
        </w:rPr>
      </w:pPr>
      <w:r>
        <w:rPr>
          <w:lang w:eastAsia="fr-FR"/>
        </w:rPr>
      </w:r>
      <w:r>
        <w:rPr>
          <w:lang w:eastAsia="fr-FR"/>
        </w:rPr>
      </w:r>
    </w:p>
    <w:p w14:paraId="75B6AECC" w14:textId="77777777">
      <w:pPr>
        <w:pBdr/>
        <w:spacing/>
        <w:ind/>
        <w:rPr>
          <w:lang w:eastAsia="fr-FR"/>
        </w:rPr>
      </w:pPr>
      <w:r>
        <w:rPr>
          <w:lang w:eastAsia="fr-FR"/>
        </w:rPr>
      </w:r>
      <w:r>
        <w:rPr>
          <w:lang w:eastAsia="fr-FR"/>
        </w:rPr>
      </w:r>
    </w:p>
    <w:p w14:paraId="7C5CB161" w14:textId="77777777">
      <w:pPr>
        <w:pBdr/>
        <w:spacing/>
        <w:ind/>
        <w:rPr>
          <w:lang w:eastAsia="fr-FR"/>
        </w:rPr>
      </w:pPr>
      <w:r>
        <w:rPr>
          <w:lang w:eastAsia="fr-FR"/>
        </w:rPr>
      </w:r>
      <w:r>
        <w:rPr>
          <w:lang w:eastAsia="fr-FR"/>
        </w:rPr>
      </w:r>
    </w:p>
    <w:p w14:paraId="0B0DDE63" w14:textId="77777777">
      <w:pPr>
        <w:pBdr/>
        <w:spacing/>
        <w:ind/>
        <w:rPr>
          <w:lang w:eastAsia="fr-FR"/>
        </w:rPr>
      </w:pPr>
      <w:r>
        <w:rPr>
          <w:lang w:eastAsia="fr-FR"/>
        </w:rPr>
      </w:r>
      <w:r>
        <w:rPr>
          <w:lang w:eastAsia="fr-FR"/>
        </w:rPr>
      </w:r>
    </w:p>
    <w:p w14:paraId="2E193117" w14:textId="77777777">
      <w:pPr>
        <w:pBdr/>
        <w:spacing/>
        <w:ind/>
        <w:rPr>
          <w:lang w:eastAsia="fr-FR"/>
        </w:rPr>
      </w:pPr>
      <w:r>
        <w:rPr>
          <w:lang w:eastAsia="fr-FR"/>
        </w:rPr>
      </w:r>
      <w:r>
        <w:rPr>
          <w:lang w:eastAsia="fr-FR"/>
        </w:rPr>
      </w:r>
    </w:p>
    <w:p w14:paraId="177D10E1" w14:textId="77777777">
      <w:pPr>
        <w:pBdr/>
        <w:spacing/>
        <w:ind/>
        <w:rPr>
          <w:lang w:eastAsia="fr-FR"/>
        </w:rPr>
      </w:pPr>
      <w:r>
        <w:rPr>
          <w:lang w:eastAsia="fr-FR"/>
        </w:rPr>
      </w:r>
      <w:r>
        <w:rPr>
          <w:lang w:eastAsia="fr-FR"/>
        </w:rPr>
      </w:r>
    </w:p>
    <w:p w14:paraId="33FD5331" w14:textId="77777777">
      <w:pPr>
        <w:pBdr/>
        <w:spacing/>
        <w:ind/>
        <w:rPr>
          <w:lang w:eastAsia="fr-FR"/>
        </w:rPr>
      </w:pPr>
      <w:r>
        <w:rPr>
          <w:lang w:eastAsia="fr-FR"/>
        </w:rPr>
      </w:r>
      <w:r>
        <w:rPr>
          <w:lang w:eastAsia="fr-FR"/>
        </w:rPr>
      </w:r>
    </w:p>
    <w:p w14:paraId="186D5545" w14:textId="77777777">
      <w:pPr>
        <w:pBdr/>
        <w:spacing/>
        <w:ind/>
        <w:rPr>
          <w:lang w:eastAsia="fr-FR"/>
        </w:rPr>
      </w:pPr>
      <w:r>
        <w:rPr>
          <w:lang w:eastAsia="fr-FR"/>
        </w:rPr>
      </w:r>
      <w:r>
        <w:rPr>
          <w:lang w:eastAsia="fr-FR"/>
        </w:rPr>
      </w:r>
    </w:p>
    <w:p w14:paraId="356D0312" w14:textId="77777777">
      <w:pPr>
        <w:pBdr/>
        <w:spacing/>
        <w:ind/>
        <w:rPr>
          <w:lang w:eastAsia="fr-FR"/>
        </w:rPr>
      </w:pPr>
      <w:r>
        <w:rPr>
          <w:lang w:eastAsia="fr-FR"/>
        </w:rPr>
      </w:r>
      <w:r>
        <w:rPr>
          <w:lang w:eastAsia="fr-FR"/>
        </w:rPr>
      </w:r>
    </w:p>
    <w:p w14:paraId="321B9C90" w14:textId="77777777">
      <w:pPr>
        <w:pBdr/>
        <w:spacing/>
        <w:ind/>
        <w:rPr>
          <w:lang w:eastAsia="fr-FR"/>
        </w:rPr>
      </w:pPr>
      <w:r>
        <w:rPr>
          <w:lang w:eastAsia="fr-FR"/>
        </w:rPr>
      </w:r>
      <w:r>
        <w:rPr>
          <w:lang w:eastAsia="fr-FR"/>
        </w:rPr>
      </w:r>
    </w:p>
    <w:p w14:paraId="6851FDAD" w14:textId="77777777">
      <w:pPr>
        <w:pBdr/>
        <w:spacing/>
        <w:ind/>
        <w:rPr>
          <w:lang w:eastAsia="fr-FR"/>
        </w:rPr>
      </w:pPr>
      <w:r>
        <w:rPr>
          <w:lang w:eastAsia="fr-FR"/>
        </w:rPr>
      </w:r>
      <w:r>
        <w:rPr>
          <w:lang w:eastAsia="fr-FR"/>
        </w:rPr>
      </w:r>
    </w:p>
    <w:p w14:paraId="2C7DCCFC" w14:textId="77777777">
      <w:pPr>
        <w:pBdr/>
        <w:spacing/>
        <w:ind/>
        <w:rPr>
          <w:lang w:eastAsia="fr-FR"/>
        </w:rPr>
      </w:pPr>
      <w:r>
        <w:rPr>
          <w:lang w:eastAsia="fr-FR"/>
        </w:rPr>
      </w:r>
      <w:r>
        <w:rPr>
          <w:lang w:eastAsia="fr-FR"/>
        </w:rPr>
      </w:r>
    </w:p>
    <w:p w14:paraId="712DB20A" w14:textId="77777777">
      <w:pPr>
        <w:pBdr/>
        <w:spacing/>
        <w:ind/>
        <w:rPr>
          <w:lang w:eastAsia="fr-FR"/>
        </w:rPr>
      </w:pPr>
      <w:r>
        <w:rPr>
          <w:lang w:eastAsia="fr-FR"/>
        </w:rPr>
      </w:r>
      <w:r>
        <w:rPr>
          <w:lang w:eastAsia="fr-FR"/>
        </w:rPr>
      </w:r>
    </w:p>
    <w:p w14:paraId="01142951" w14:textId="77777777">
      <w:pPr>
        <w:pBdr/>
        <w:spacing/>
        <w:ind/>
        <w:rPr>
          <w:lang w:eastAsia="fr-FR"/>
        </w:rPr>
      </w:pPr>
      <w:r>
        <w:rPr>
          <w:lang w:eastAsia="fr-FR"/>
        </w:rPr>
      </w:r>
      <w:r>
        <w:rPr>
          <w:lang w:eastAsia="fr-FR"/>
        </w:rPr>
      </w:r>
    </w:p>
    <w:p w14:paraId="7D81A951" w14:textId="77777777">
      <w:pPr>
        <w:pBdr/>
        <w:spacing/>
        <w:ind/>
        <w:rPr>
          <w:lang w:eastAsia="fr-FR"/>
        </w:rPr>
      </w:pPr>
      <w:r>
        <w:rPr>
          <w:lang w:eastAsia="fr-FR"/>
        </w:rPr>
      </w:r>
      <w:r>
        <w:rPr>
          <w:lang w:eastAsia="fr-FR"/>
        </w:rPr>
      </w:r>
    </w:p>
    <w:p w14:paraId="72497EA9" w14:textId="77777777">
      <w:pPr>
        <w:pBdr/>
        <w:spacing/>
        <w:ind/>
        <w:rPr>
          <w:lang w:eastAsia="fr-FR"/>
        </w:rPr>
      </w:pPr>
      <w:r>
        <w:rPr>
          <w:lang w:eastAsia="fr-FR"/>
        </w:rPr>
      </w:r>
      <w:r>
        <w:rPr>
          <w:lang w:eastAsia="fr-FR"/>
        </w:rPr>
      </w:r>
    </w:p>
    <w:p w14:paraId="088D16E7" w14:textId="77777777">
      <w:pPr>
        <w:pBdr/>
        <w:spacing/>
        <w:ind/>
        <w:rPr>
          <w:lang w:eastAsia="fr-FR"/>
        </w:rPr>
      </w:pPr>
      <w:r>
        <w:rPr>
          <w:lang w:eastAsia="fr-FR"/>
        </w:rPr>
      </w:r>
      <w:r>
        <w:rPr>
          <w:lang w:eastAsia="fr-FR"/>
        </w:rPr>
      </w:r>
    </w:p>
    <w:p w14:paraId="27B458FD" w14:textId="77777777">
      <w:pPr>
        <w:pStyle w:val="2118"/>
        <w:pBdr/>
        <w:spacing/>
        <w:ind/>
        <w:jc w:val="center"/>
        <w:rPr>
          <w:rFonts w:ascii="Times New Roman" w:hAnsi="Times New Roman" w:cs="Times New Roman"/>
          <w:color w:val="auto"/>
          <w:lang w:eastAsia="fr-FR"/>
        </w:rPr>
      </w:pPr>
      <w:r/>
      <w:bookmarkStart w:id="153" w:name="_Toc235108079"/>
      <w:r>
        <w:rPr>
          <w:rFonts w:ascii="Times New Roman" w:hAnsi="Times New Roman" w:cs="Times New Roman"/>
          <w:color w:val="auto"/>
          <w:lang w:eastAsia="fr-FR"/>
        </w:rPr>
        <w:t xml:space="preserve">Annexes :</w:t>
      </w:r>
      <w:bookmarkEnd w:id="153"/>
      <w:r/>
      <w:r>
        <w:rPr>
          <w:rFonts w:ascii="Times New Roman" w:hAnsi="Times New Roman" w:cs="Times New Roman"/>
          <w:color w:val="auto"/>
          <w:lang w:eastAsia="fr-FR"/>
        </w:rPr>
      </w:r>
    </w:p>
    <w:p w14:paraId="4CC696CF" w14:textId="77777777">
      <w:pPr>
        <w:pBdr/>
        <w:spacing/>
        <w:ind/>
        <w:rPr>
          <w:lang w:eastAsia="fr-FR"/>
        </w:rPr>
      </w:pPr>
      <w:r>
        <w:rPr>
          <w:lang w:eastAsia="fr-FR"/>
        </w:rPr>
      </w:r>
      <w:r>
        <w:rPr>
          <w:lang w:eastAsia="fr-FR"/>
        </w:rPr>
      </w:r>
    </w:p>
    <w:p w14:paraId="7994662D" w14:textId="77777777">
      <w:pPr>
        <w:pStyle w:val="2119"/>
        <w:pBdr/>
        <w:spacing/>
        <w:ind/>
        <w:jc w:val="both"/>
        <w:rPr>
          <w:rFonts w:ascii="Times New Roman" w:hAnsi="Times New Roman" w:cs="Times New Roman"/>
          <w:color w:val="auto"/>
          <w:lang w:eastAsia="fr-FR"/>
        </w:rPr>
      </w:pPr>
      <w:r/>
      <w:bookmarkStart w:id="154" w:name="_Toc235108080"/>
      <w:r>
        <w:rPr>
          <w:rFonts w:ascii="Times New Roman" w:hAnsi="Times New Roman" w:cs="Times New Roman"/>
          <w:color w:val="auto"/>
          <w:lang w:eastAsia="fr-FR"/>
        </w:rPr>
        <w:t xml:space="preserve">Annexe 1 : </w:t>
      </w:r>
      <w:r>
        <w:rPr>
          <w:rFonts w:ascii="Times New Roman" w:hAnsi="Times New Roman" w:cs="Times New Roman"/>
          <w:color w:val="auto"/>
          <w:lang w:eastAsia="fr-FR"/>
        </w:rPr>
        <w:t xml:space="preserve">Descamps Olivier (OD), Professeur de l’histoire du droit de Paris II, responsable scientifique du CST droit (BNF).</w:t>
      </w:r>
      <w:bookmarkEnd w:id="154"/>
      <w:r/>
      <w:r>
        <w:rPr>
          <w:rFonts w:ascii="Times New Roman" w:hAnsi="Times New Roman" w:cs="Times New Roman"/>
          <w:color w:val="auto"/>
          <w:lang w:eastAsia="fr-FR"/>
        </w:rPr>
      </w:r>
    </w:p>
    <w:p w14:paraId="4D20CA87" w14:textId="77777777">
      <w:pPr>
        <w:pBdr/>
        <w:spacing/>
        <w:ind/>
        <w:rPr>
          <w:lang w:eastAsia="fr-FR"/>
        </w:rPr>
      </w:pPr>
      <w:r>
        <w:rPr>
          <w:lang w:eastAsia="fr-FR"/>
        </w:rPr>
      </w:r>
      <w:r>
        <w:rPr>
          <w:lang w:eastAsia="fr-FR"/>
        </w:rPr>
      </w:r>
    </w:p>
    <w:p w14:paraId="7E067262"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Pour lui la bibliothèque numérique réunissant des sources d’h</w:t>
      </w:r>
      <w:r>
        <w:rPr>
          <w:rFonts w:ascii="Times New Roman" w:hAnsi="Times New Roman" w:cs="Times New Roman"/>
          <w:sz w:val="24"/>
        </w:rPr>
        <w:t xml:space="preserve">istoire du droit qui serait difficile ou fastidieux de consulter. Il nécessiterait des démarches pour aller les consulter en Italie, Allemagne. Il s’agit d’un lieu concentré où l’on peut trouver les sources souhaitées et très importants à l’heure actuelle.</w:t>
      </w:r>
      <w:r>
        <w:rPr>
          <w:rFonts w:ascii="Times New Roman" w:hAnsi="Times New Roman" w:cs="Times New Roman"/>
          <w:sz w:val="24"/>
        </w:rPr>
        <w:t xml:space="preserve"> »</w:t>
      </w:r>
      <w:r>
        <w:rPr>
          <w:rFonts w:ascii="Times New Roman" w:hAnsi="Times New Roman" w:cs="Times New Roman"/>
          <w:sz w:val="24"/>
        </w:rPr>
      </w:r>
    </w:p>
    <w:p w14:paraId="585F1588"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Méthode de recherche : </w:t>
      </w:r>
      <w:r>
        <w:rPr>
          <w:rFonts w:ascii="Times New Roman" w:hAnsi="Times New Roman" w:cs="Times New Roman"/>
          <w:i/>
          <w:sz w:val="24"/>
        </w:rPr>
        <w:t xml:space="preserve">« Est-ce que vou</w:t>
      </w:r>
      <w:r>
        <w:rPr>
          <w:rFonts w:ascii="Times New Roman" w:hAnsi="Times New Roman" w:cs="Times New Roman"/>
          <w:i/>
          <w:sz w:val="24"/>
        </w:rPr>
        <w:t xml:space="preserve">s utilisez principalement la recherche simple et la recherche avancée ou peut-il vous arriver de faire une recherche plus aléatoire à travers les collections de la bibliothèque numérique comme vous pourriez être amené à le faire dans une salle de lecture ?</w:t>
      </w:r>
      <w:r>
        <w:rPr>
          <w:rFonts w:ascii="Times New Roman" w:hAnsi="Times New Roman" w:cs="Times New Roman"/>
          <w:i/>
          <w:sz w:val="24"/>
        </w:rPr>
        <w:t xml:space="preserve"> </w:t>
      </w:r>
      <w:r>
        <w:rPr>
          <w:rFonts w:ascii="Times New Roman" w:hAnsi="Times New Roman" w:cs="Times New Roman"/>
          <w:sz w:val="24"/>
        </w:rPr>
        <w:t xml:space="preserve">Exactement ça. Idée initiale avec des démarches pour regarder autour ce que l’on peut trouver. C’est très agréable. Bibli</w:t>
      </w:r>
      <w:r>
        <w:rPr>
          <w:rFonts w:ascii="Times New Roman" w:hAnsi="Times New Roman" w:cs="Times New Roman"/>
          <w:sz w:val="24"/>
        </w:rPr>
        <w:t xml:space="preserve">othèque numérique de Munich bonne présentation, lien avec des propositions avec possibilité de cliquer dessus avec les mêmes éditions d’ouvrages, ou autre documents. Cela fait le prolongement de la recherche. Balade bucolique dans l’arborescence numérique.</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r>
    </w:p>
    <w:p w14:paraId="52C9ED07"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Cujas : demande sur un auteur. Si on fait une demande ciblée, d’autrefois référence à d’autres ouvrages avec le même auteur pouvant être cité par quelqu’un d’autre. Le hasard est pertinent et agréable pour constituer le pan de la recherche.</w:t>
      </w:r>
      <w:r>
        <w:rPr>
          <w:rFonts w:ascii="Times New Roman" w:hAnsi="Times New Roman" w:cs="Times New Roman"/>
          <w:sz w:val="24"/>
        </w:rPr>
        <w:t xml:space="preserve"> »</w:t>
      </w:r>
      <w:r>
        <w:rPr>
          <w:rFonts w:ascii="Times New Roman" w:hAnsi="Times New Roman" w:cs="Times New Roman"/>
          <w:sz w:val="24"/>
        </w:rPr>
      </w:r>
    </w:p>
    <w:p w14:paraId="27971197"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Pour les filtres : « </w:t>
      </w:r>
      <w:r>
        <w:rPr>
          <w:rFonts w:ascii="Times New Roman" w:hAnsi="Times New Roman" w:cs="Times New Roman"/>
          <w:i/>
          <w:sz w:val="24"/>
        </w:rPr>
        <w:t xml:space="preserve">Quand vous faites vos recherches, quels types de mots-clés utilisez-vous pour obtenir vos résultats (plutôt thématique ou très précis) ?</w:t>
      </w:r>
      <w:r>
        <w:rPr>
          <w:rFonts w:ascii="Times New Roman" w:hAnsi="Times New Roman" w:cs="Times New Roman"/>
          <w:sz w:val="24"/>
        </w:rPr>
        <w:t xml:space="preserve"> La règle est qui peut le plus peut le moins. Ayant plus de filtre, élargissement du spectre. La recherche du moment. Des filtres trop précis ne </w:t>
      </w:r>
      <w:r>
        <w:rPr>
          <w:rFonts w:ascii="Times New Roman" w:hAnsi="Times New Roman" w:cs="Times New Roman"/>
          <w:sz w:val="24"/>
        </w:rPr>
        <w:t xml:space="preserve">seraient pas forcément très intéressant et cela peut être contraignant. C’est mieux d’avoir plus de filtres permettant de voire qu’il y a autre chose permettant d’aller plus loin. Il aimerait bien pouvoir prendre un chemin de traverse sinon trop réducteur.</w:t>
      </w:r>
      <w:r>
        <w:rPr>
          <w:rFonts w:ascii="Times New Roman" w:hAnsi="Times New Roman" w:cs="Times New Roman"/>
          <w:sz w:val="24"/>
        </w:rPr>
        <w:t xml:space="preserve"> »</w:t>
      </w:r>
      <w:r>
        <w:rPr>
          <w:rFonts w:ascii="Times New Roman" w:hAnsi="Times New Roman" w:cs="Times New Roman"/>
          <w:sz w:val="24"/>
        </w:rPr>
      </w:r>
    </w:p>
    <w:p w14:paraId="698AA4D8"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Le problème d’absence d’océrisation, pas d’autre méthode pour repérer. Si on sait ce que l’on cherch</w:t>
      </w:r>
      <w:r>
        <w:rPr>
          <w:rFonts w:ascii="Times New Roman" w:hAnsi="Times New Roman" w:cs="Times New Roman"/>
          <w:sz w:val="24"/>
        </w:rPr>
        <w:t xml:space="preserve">e comme par exemple un commentaire sur le digeste. Si c’est un ouvrage que l’on ne connait pas particulièrement cela devient difficile. Soit on va à la tdm, taper un mot si toutefois c’est océrisé quand les docs ne le sont pas cela devient plus difficile. </w:t>
      </w:r>
      <w:r>
        <w:rPr>
          <w:rFonts w:ascii="Times New Roman" w:hAnsi="Times New Roman" w:cs="Times New Roman"/>
          <w:sz w:val="24"/>
        </w:rPr>
      </w:r>
    </w:p>
    <w:p w14:paraId="06E2EE41"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Stratégie mise en place : il a téléchargé adobe professionnel permettant une océrisation. </w:t>
      </w:r>
      <w:r>
        <w:rPr>
          <w:rFonts w:ascii="Times New Roman" w:hAnsi="Times New Roman" w:cs="Times New Roman"/>
          <w:sz w:val="24"/>
        </w:rPr>
      </w:r>
    </w:p>
    <w:p w14:paraId="4ADAE9C9"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Un jeune étudiant en thèse cela ne serait pas possible. Il serait obligé par exemple dns le digeste : livre ix sur dommage sur les biens d’autrui. Avanc</w:t>
      </w:r>
      <w:r>
        <w:rPr>
          <w:rFonts w:ascii="Times New Roman" w:hAnsi="Times New Roman" w:cs="Times New Roman"/>
          <w:sz w:val="24"/>
        </w:rPr>
        <w:t xml:space="preserve">er en « aveugle », tâtonnement. »</w:t>
      </w:r>
      <w:r>
        <w:rPr>
          <w:rFonts w:ascii="Times New Roman" w:hAnsi="Times New Roman" w:cs="Times New Roman"/>
          <w:sz w:val="24"/>
        </w:rPr>
      </w:r>
    </w:p>
    <w:p w14:paraId="4B47AA5F"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Avoir le choix entre télécharger une partie du document se serait bien.</w:t>
      </w:r>
      <w:r>
        <w:rPr>
          <w:rFonts w:ascii="Times New Roman" w:hAnsi="Times New Roman" w:cs="Times New Roman"/>
          <w:sz w:val="24"/>
        </w:rPr>
        <w:t xml:space="preserve"> C’est généralement où tout l’un ou tout l’autre. Cela évite que ce soit trop lourd. Si possible d’avoir plus de commodité ce serait mieux. C’est le culte de la performance. Le milieu de la recherche : dvlpt de la slow science où l’on prend son temps. Il y</w:t>
      </w:r>
      <w:r>
        <w:rPr>
          <w:rFonts w:ascii="Times New Roman" w:hAnsi="Times New Roman" w:cs="Times New Roman"/>
          <w:sz w:val="24"/>
        </w:rPr>
        <w:t xml:space="preserve"> </w:t>
      </w:r>
      <w:r>
        <w:rPr>
          <w:rFonts w:ascii="Times New Roman" w:hAnsi="Times New Roman" w:cs="Times New Roman"/>
          <w:sz w:val="24"/>
        </w:rPr>
        <w:t xml:space="preserve">a une impatiente qui s’est développé avec</w:t>
      </w:r>
      <w:r>
        <w:rPr>
          <w:rFonts w:ascii="Times New Roman" w:hAnsi="Times New Roman" w:cs="Times New Roman"/>
          <w:sz w:val="24"/>
        </w:rPr>
        <w:t xml:space="preserve"> l’époque dans laquelle on vit. »</w:t>
      </w:r>
      <w:r>
        <w:rPr>
          <w:rFonts w:ascii="Times New Roman" w:hAnsi="Times New Roman" w:cs="Times New Roman"/>
          <w:sz w:val="24"/>
        </w:rPr>
      </w:r>
    </w:p>
    <w:p w14:paraId="175FDD00"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Un espace à soi, avoir la poss</w:t>
      </w:r>
      <w:r>
        <w:rPr>
          <w:rFonts w:ascii="Times New Roman" w:hAnsi="Times New Roman" w:cs="Times New Roman"/>
          <w:sz w:val="24"/>
        </w:rPr>
        <w:t xml:space="preserve">ibilité de pouvoir bien répartir les sources comme il le souhaite ce qu’il fait à l’extérieur pouvoir le faire à l’intérieur. Il souhaiterait si cela est possible de pouvoir recréer l’arborescence de ses dossiers à l’intérieur de la bibliothèque numérique.</w:t>
      </w:r>
      <w:r>
        <w:rPr>
          <w:rFonts w:ascii="Times New Roman" w:hAnsi="Times New Roman" w:cs="Times New Roman"/>
          <w:sz w:val="24"/>
        </w:rPr>
        <w:t xml:space="preserve"> »</w:t>
      </w:r>
      <w:r>
        <w:rPr>
          <w:rFonts w:ascii="Times New Roman" w:hAnsi="Times New Roman" w:cs="Times New Roman"/>
          <w:sz w:val="24"/>
        </w:rPr>
      </w:r>
    </w:p>
    <w:p w14:paraId="53ADFE59"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Ce</w:t>
      </w:r>
      <w:r>
        <w:rPr>
          <w:rFonts w:ascii="Times New Roman" w:hAnsi="Times New Roman" w:cs="Times New Roman"/>
          <w:sz w:val="24"/>
        </w:rPr>
        <w:t xml:space="preserve"> serait bien, très utile. Création d’un zotero, dirige l’histoire juridique travaillant sur le parlement de paris pour pouvoir retrouver les ouvrages où ils sont et éviter de chercher dans tous les coins. Pouvoir importer c’est très bien car cela va vite. </w:t>
      </w:r>
      <w:r>
        <w:rPr>
          <w:rFonts w:ascii="Times New Roman" w:hAnsi="Times New Roman" w:cs="Times New Roman"/>
          <w:sz w:val="24"/>
        </w:rPr>
      </w:r>
    </w:p>
    <w:p w14:paraId="550382C2"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Il faut le faire. C’est important car les jeunes chercheurs, étudiants ont besoin de cela. Il a une collègue qui est abonné à plusieurs comptes pour voir les nouveautés pouvoir les nouveautés, acquisition récente pour pouvoir monter ces séminaires.</w:t>
      </w:r>
      <w:r>
        <w:rPr>
          <w:rFonts w:ascii="Times New Roman" w:hAnsi="Times New Roman" w:cs="Times New Roman"/>
          <w:sz w:val="24"/>
        </w:rPr>
      </w:r>
    </w:p>
    <w:p w14:paraId="02BC31EF"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Si vous voulez plus de monde c’est les réseaux sociaux, c’est le numérique. Co-directeur de la revue, ils sont beaucoup moins lu, alors que le numérique permettrai</w:t>
      </w:r>
      <w:r>
        <w:rPr>
          <w:rFonts w:ascii="Times New Roman" w:hAnsi="Times New Roman" w:cs="Times New Roman"/>
          <w:sz w:val="24"/>
        </w:rPr>
        <w:t xml:space="preserve">t d’amener plusieurs personnes. »</w:t>
      </w:r>
      <w:r>
        <w:rPr>
          <w:rFonts w:ascii="Times New Roman" w:hAnsi="Times New Roman" w:cs="Times New Roman"/>
          <w:sz w:val="24"/>
        </w:rPr>
      </w:r>
    </w:p>
    <w:p w14:paraId="08D44F0E"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Projet liste Pfister-Roumy 2.0 : « </w:t>
      </w:r>
      <w:r>
        <w:rPr>
          <w:rFonts w:ascii="Times New Roman" w:hAnsi="Times New Roman" w:cs="Times New Roman"/>
          <w:sz w:val="24"/>
        </w:rPr>
        <w:t xml:space="preserve">Ce qu’il souhaiterait voir, important de numériser tous les manuels de droit civil, de procédure, commercial entre 1800 et 1940. C’est décisif. Créer des sous-catégories. </w:t>
      </w:r>
      <w:r>
        <w:rPr>
          <w:rFonts w:ascii="Times New Roman" w:hAnsi="Times New Roman" w:cs="Times New Roman"/>
          <w:sz w:val="24"/>
        </w:rPr>
      </w:r>
    </w:p>
    <w:p w14:paraId="53E98C87"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Les revues : trimestriel de droit civil crée en 1902. Il y a 4 volumes qui sont numérisés, trouvés sur gallica. C’est déterminant de numériser les grandes revues. Développer la science ouverte. Grandes revues : revue XIXe s on en t</w:t>
      </w:r>
      <w:r>
        <w:rPr>
          <w:rFonts w:ascii="Times New Roman" w:hAnsi="Times New Roman" w:cs="Times New Roman"/>
          <w:sz w:val="24"/>
        </w:rPr>
        <w:t xml:space="preserve">rouve avec BNF, combler les trous pour rendre facile et accessible à distance pour n’importe qui. Il est obligé d’aller à l’étage ‘en-dessous à la bibliothèque andré, revue de droit civil de 1923 à 1930 car ce n’est pas en ligne cela dépasse l’entendement.</w:t>
      </w:r>
      <w:r>
        <w:rPr>
          <w:rFonts w:ascii="Times New Roman" w:hAnsi="Times New Roman" w:cs="Times New Roman"/>
          <w:sz w:val="24"/>
        </w:rPr>
      </w:r>
    </w:p>
    <w:p w14:paraId="41C0E99B"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Lister les grandes revues et les faire numériser de leur date de création jusqu’à 1940. </w:t>
      </w:r>
      <w:r>
        <w:rPr>
          <w:rFonts w:ascii="Times New Roman" w:hAnsi="Times New Roman" w:cs="Times New Roman"/>
          <w:sz w:val="24"/>
        </w:rPr>
      </w:r>
    </w:p>
    <w:p w14:paraId="20CEB04F"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Le droit, la doctrine, les revues, la jurisprudence. Organiser de manière accessible, rationnelle car c’est un casse-têtes, ce n’est pas claire. Il a mis une heure pour voir un arrêt. </w:t>
      </w:r>
      <w:r>
        <w:rPr>
          <w:rFonts w:ascii="Times New Roman" w:hAnsi="Times New Roman" w:cs="Times New Roman"/>
          <w:sz w:val="24"/>
        </w:rPr>
      </w:r>
    </w:p>
    <w:p w14:paraId="344E87BD"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Pour la période moderne : Roumy-Pfsiter bien mais possible de les compléter. </w:t>
      </w:r>
      <w:r>
        <w:rPr>
          <w:rFonts w:ascii="Times New Roman" w:hAnsi="Times New Roman" w:cs="Times New Roman"/>
          <w:sz w:val="24"/>
        </w:rPr>
      </w:r>
    </w:p>
    <w:p w14:paraId="43BA2A9D"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Il travaille sur le droit colonial et pénal complété des revues et de la jurisprudence. Travaille conjoint entre Cujas, BNF et cour de cassation. Qqch de très précieux. Il y a en droit civil il y a des trous dans la raquette. </w:t>
      </w:r>
      <w:r>
        <w:rPr>
          <w:rFonts w:ascii="Times New Roman" w:hAnsi="Times New Roman" w:cs="Times New Roman"/>
          <w:sz w:val="24"/>
        </w:rPr>
      </w:r>
    </w:p>
    <w:p w14:paraId="5801916A"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Présentation du corpus, possibilité de le faire avec une vidéo pour expliquer. Retour ‘expérience sur un doctorant, un étudiant pour voir comment il a navigué sur les recherches. Pour expliquer comment il l’a utilisé. </w:t>
      </w:r>
      <w:r>
        <w:rPr>
          <w:rFonts w:ascii="Times New Roman" w:hAnsi="Times New Roman" w:cs="Times New Roman"/>
          <w:sz w:val="24"/>
        </w:rPr>
      </w:r>
    </w:p>
    <w:p w14:paraId="4F347B2E"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L’idée par rapport à ce programme national. Organisation avec BNF d’un colloque pour présenter un état d’avancement, avec deux chercheurs présente comment ils ont mené leur recherche étape </w:t>
      </w:r>
      <w:r>
        <w:rPr>
          <w:rFonts w:ascii="Times New Roman" w:hAnsi="Times New Roman" w:cs="Times New Roman"/>
          <w:sz w:val="24"/>
        </w:rPr>
        <w:t xml:space="preserve">par étape et montrer le cheminement pour pouvoir préparer un article, une communication. Voir l’arborescence, ce qui a été fait, conseil d’utilisation (Tips) pour que ce soit reproductible pour d’autres personnes s’ils veulent se lancer dans une recherche.</w:t>
      </w:r>
      <w:r>
        <w:rPr>
          <w:rFonts w:ascii="Times New Roman" w:hAnsi="Times New Roman" w:cs="Times New Roman"/>
          <w:sz w:val="24"/>
        </w:rPr>
      </w:r>
    </w:p>
    <w:p w14:paraId="2B666E3A" w14:textId="77777777">
      <w:pPr>
        <w:pStyle w:val="2127"/>
        <w:pBdr/>
        <w:spacing w:line="360" w:lineRule="auto"/>
        <w:ind/>
        <w:jc w:val="both"/>
        <w:rPr>
          <w:rFonts w:ascii="Times New Roman" w:hAnsi="Times New Roman" w:cs="Times New Roman"/>
          <w:sz w:val="24"/>
        </w:rPr>
      </w:pPr>
      <w:r>
        <w:rPr>
          <w:rFonts w:ascii="Times New Roman" w:hAnsi="Times New Roman" w:cs="Times New Roman"/>
          <w:sz w:val="24"/>
        </w:rPr>
        <w:t xml:space="preserve">Pour cette deuxième liste, il faudrait remonter avec un petit comité, réunissant 4 /5 personnes travaillant sur des périodes différentes. Voir ce qui est possible de faire, prioriser. Il </w:t>
      </w:r>
      <w:r>
        <w:rPr>
          <w:rFonts w:ascii="Times New Roman" w:hAnsi="Times New Roman" w:cs="Times New Roman"/>
          <w:sz w:val="24"/>
        </w:rPr>
        <w:t xml:space="preserve">y a un budget de numérisation. »</w:t>
      </w:r>
      <w:r>
        <w:rPr>
          <w:rFonts w:ascii="Times New Roman" w:hAnsi="Times New Roman" w:cs="Times New Roman"/>
          <w:sz w:val="24"/>
        </w:rPr>
      </w:r>
    </w:p>
    <w:p w14:paraId="139F6ABC" w14:textId="77777777">
      <w:pPr>
        <w:pBdr/>
        <w:spacing/>
        <w:ind/>
        <w:rPr>
          <w:lang w:eastAsia="fr-FR"/>
        </w:rPr>
      </w:pPr>
      <w:r>
        <w:rPr>
          <w:lang w:eastAsia="fr-FR"/>
        </w:rPr>
      </w:r>
      <w:r>
        <w:rPr>
          <w:lang w:eastAsia="fr-FR"/>
        </w:rPr>
      </w:r>
    </w:p>
    <w:p w14:paraId="65CE6298" w14:textId="77777777">
      <w:pPr>
        <w:pStyle w:val="2119"/>
        <w:pBdr/>
        <w:spacing/>
        <w:ind/>
        <w:jc w:val="both"/>
        <w:rPr>
          <w:rFonts w:ascii="Times New Roman" w:hAnsi="Times New Roman" w:cs="Times New Roman"/>
          <w:color w:val="auto"/>
        </w:rPr>
      </w:pPr>
      <w:r/>
      <w:bookmarkStart w:id="155" w:name="_Toc235108081"/>
      <w:r>
        <w:rPr>
          <w:rFonts w:ascii="Times New Roman" w:hAnsi="Times New Roman" w:cs="Times New Roman"/>
          <w:color w:val="auto"/>
          <w:lang w:eastAsia="fr-FR"/>
        </w:rPr>
        <w:t xml:space="preserve">Annexe 2 : </w:t>
      </w:r>
      <w:r>
        <w:rPr>
          <w:rFonts w:ascii="Times New Roman" w:hAnsi="Times New Roman" w:cs="Times New Roman"/>
          <w:color w:val="auto"/>
        </w:rPr>
        <w:t xml:space="preserve">Masséna Floriane (FM), Maître de conférence d’histoire du droit et des institutions de Paris I, entretien du 01/06/2026.</w:t>
      </w:r>
      <w:bookmarkEnd w:id="155"/>
      <w:r/>
      <w:r>
        <w:rPr>
          <w:rFonts w:ascii="Times New Roman" w:hAnsi="Times New Roman" w:cs="Times New Roman"/>
          <w:color w:val="auto"/>
        </w:rPr>
      </w:r>
    </w:p>
    <w:p w14:paraId="39A9592E" w14:textId="77777777">
      <w:pPr>
        <w:pBdr/>
        <w:spacing w:after="0"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0CF0C22"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 Elle apprécie énormément la présence de la table des matières dans la visionneuse où dans le pdf étant cliquable cela l’arrange davantage car lui permettant d’aller à l’endroit souhaité directement ce qui est plutôt pratique car cela se rapproche des pr</w:t>
      </w:r>
      <w:r>
        <w:rPr>
          <w:rFonts w:ascii="Times New Roman" w:hAnsi="Times New Roman" w:cs="Times New Roman"/>
          <w:sz w:val="24"/>
        </w:rPr>
        <w:t xml:space="preserve">atiques de manipulations d’un livre papier. Cela permet d’aller en effet directement à la section qui l’intéresse sans avoir à faire défiler toutes les pages une à une ce qui peut devenir vite long et fastidieux lorsque l’on a de gros volumes à analyser. »</w:t>
      </w:r>
      <w:r>
        <w:rPr>
          <w:rFonts w:ascii="Times New Roman" w:hAnsi="Times New Roman" w:cs="Times New Roman"/>
          <w:sz w:val="24"/>
        </w:rPr>
      </w:r>
    </w:p>
    <w:p w14:paraId="121146B3"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 Elle apprécie également le fait de pouvoir télécharger le document sous format pdf lui permettant de le garder par la suite et de pouvoir l’annoter comme elle le souhait de son côté. »</w:t>
      </w:r>
      <w:r>
        <w:rPr>
          <w:rFonts w:ascii="Times New Roman" w:hAnsi="Times New Roman" w:cs="Times New Roman"/>
          <w:sz w:val="24"/>
        </w:rPr>
      </w:r>
    </w:p>
    <w:p w14:paraId="3BD20C68" w14:textId="77777777">
      <w:pPr>
        <w:pStyle w:val="2127"/>
        <w:numPr>
          <w:ilvl w:val="0"/>
          <w:numId w:val="2"/>
        </w:numPr>
        <w:pBdr/>
        <w:spacing w:after="0" w:line="360" w:lineRule="auto"/>
        <w:ind/>
        <w:jc w:val="both"/>
        <w:rPr>
          <w:rFonts w:ascii="Times New Roman" w:hAnsi="Times New Roman" w:cs="Times New Roman"/>
          <w:sz w:val="24"/>
          <w:szCs w:val="24"/>
        </w:rPr>
      </w:pPr>
      <w:r>
        <w:rPr>
          <w:rFonts w:ascii="Times New Roman" w:hAnsi="Times New Roman" w:cs="Times New Roman"/>
          <w:sz w:val="24"/>
        </w:rPr>
        <w:t xml:space="preserve">« Elle aime bien la recherche simple et avancée de la bibliothèque numérique préférant les utiliser au vignette présente sur la bibliothèque numérique représentant pour une difficulté à manipuler. Elle ne comprend pas bie</w:t>
      </w:r>
      <w:r>
        <w:rPr>
          <w:rFonts w:ascii="Times New Roman" w:hAnsi="Times New Roman" w:cs="Times New Roman"/>
          <w:sz w:val="24"/>
        </w:rPr>
        <w:t xml:space="preserve">n comment ont été découpé les collections entre un mélange de collection thématique et chronologique représentant une incohérence pour elle, si la volonté est de garder les vignettes actuelles il est nécessaire selon elle d’avoir une explication sur la faç</w:t>
      </w:r>
      <w:r>
        <w:rPr>
          <w:rFonts w:ascii="Times New Roman" w:hAnsi="Times New Roman" w:cs="Times New Roman"/>
          <w:sz w:val="24"/>
        </w:rPr>
        <w:t xml:space="preserve">on dont le corpus a été constitué. Cela n’est pas forcément évident de comprendre comment les sources ont été rassemblé afin de constituer les collections. Il est nécessaire d’expliquer les choix menant à cette décision afin de ne pas créer de confusion. »</w:t>
      </w:r>
      <w:r>
        <w:rPr>
          <w:rFonts w:ascii="Times New Roman" w:hAnsi="Times New Roman" w:cs="Times New Roman"/>
          <w:sz w:val="24"/>
          <w:szCs w:val="24"/>
        </w:rPr>
      </w:r>
    </w:p>
    <w:p w14:paraId="0432C149" w14:textId="77777777">
      <w:pPr>
        <w:pStyle w:val="2127"/>
        <w:numPr>
          <w:ilvl w:val="0"/>
          <w:numId w:val="2"/>
        </w:numPr>
        <w:pBdr/>
        <w:spacing w:after="0" w:line="360" w:lineRule="auto"/>
        <w:ind/>
        <w:jc w:val="both"/>
        <w:rPr>
          <w:rFonts w:ascii="Times New Roman" w:hAnsi="Times New Roman" w:cs="Times New Roman"/>
          <w:sz w:val="24"/>
          <w:szCs w:val="24"/>
        </w:rPr>
      </w:pPr>
      <w:r>
        <w:rPr>
          <w:rFonts w:ascii="Times New Roman" w:hAnsi="Times New Roman" w:cs="Times New Roman"/>
          <w:sz w:val="24"/>
        </w:rPr>
        <w:t xml:space="preserve">« C’est la même remarque que pour les collections juste avant, elle a dû mal à comp</w:t>
      </w:r>
      <w:r>
        <w:rPr>
          <w:rFonts w:ascii="Times New Roman" w:hAnsi="Times New Roman" w:cs="Times New Roman"/>
          <w:sz w:val="24"/>
        </w:rPr>
        <w:t xml:space="preserve">rendre la manière dont ont été construite les facettes rendant difficile la prise en main et la pertinence de ces dernières notamment celle trop précise faisant référence à un document précis (exemple : Droit romain – Loi des Douze Tables). Dans le cas des</w:t>
      </w:r>
      <w:r>
        <w:rPr>
          <w:rFonts w:ascii="Times New Roman" w:hAnsi="Times New Roman" w:cs="Times New Roman"/>
          <w:sz w:val="24"/>
        </w:rPr>
        <w:t xml:space="preserve"> documents cités ce n’est pas très intéressant car ce n’est pas ce qui est recherchée par le lecteur. C’est un texte très connu par conséquent si on veut le lire on taperait plus naturellement le nom dans la barre de recherche que sélectionner le filtre. »</w:t>
      </w:r>
      <w:r>
        <w:rPr>
          <w:rFonts w:ascii="Times New Roman" w:hAnsi="Times New Roman" w:cs="Times New Roman"/>
          <w:sz w:val="24"/>
          <w:szCs w:val="24"/>
        </w:rPr>
      </w:r>
    </w:p>
    <w:p w14:paraId="2A2DB648" w14:textId="77777777">
      <w:pPr>
        <w:pStyle w:val="2127"/>
        <w:numPr>
          <w:ilvl w:val="0"/>
          <w:numId w:val="2"/>
        </w:numPr>
        <w:pBdr/>
        <w:spacing w:after="0" w:line="360" w:lineRule="auto"/>
        <w:ind/>
        <w:jc w:val="both"/>
        <w:rPr>
          <w:rFonts w:ascii="Times New Roman" w:hAnsi="Times New Roman" w:cs="Times New Roman"/>
          <w:sz w:val="24"/>
          <w:szCs w:val="24"/>
        </w:rPr>
      </w:pPr>
      <w:r>
        <w:rPr>
          <w:rFonts w:ascii="Times New Roman" w:hAnsi="Times New Roman" w:cs="Times New Roman"/>
          <w:sz w:val="24"/>
        </w:rPr>
        <w:t xml:space="preserve">« En essayant </w:t>
      </w:r>
      <w:r>
        <w:rPr>
          <w:rFonts w:ascii="Times New Roman" w:hAnsi="Times New Roman" w:cs="Times New Roman"/>
          <w:sz w:val="24"/>
        </w:rPr>
        <w:t xml:space="preserve">d’utiliser les filtres au cours de l’entretien, elle s’est aperçue que par exemple des documents manquaient et ne parvenait pas à comprendre le peu de résultat de ce dernier. Par exemple, le filtre droit romain – mandat avec un seul résultat trouvable dans</w:t>
      </w:r>
      <w:r>
        <w:rPr>
          <w:rFonts w:ascii="Times New Roman" w:hAnsi="Times New Roman" w:cs="Times New Roman"/>
          <w:sz w:val="24"/>
        </w:rPr>
        <w:t xml:space="preserve"> la bibliothèque numérique n’était pas représentatif selon elle de ce que l’on peut trouver normalement car lorsqu’elle effectue la même recherche dans le catalogue de la bibliothèque Cujas elle obtient davantage de résultat. Pour elle, cela représente un </w:t>
      </w:r>
      <w:r>
        <w:rPr>
          <w:rFonts w:ascii="Times New Roman" w:hAnsi="Times New Roman" w:cs="Times New Roman"/>
          <w:sz w:val="24"/>
        </w:rPr>
        <w:t xml:space="preserve">inconvénient certain qui est la peur de passer à côté d’une source à cause d’une facette trop précise ne permettant pas le rapprochement avec d’autres documents pouvant avoir au final les mêmes thématiques. »</w:t>
      </w:r>
      <w:r>
        <w:rPr>
          <w:rFonts w:ascii="Times New Roman" w:hAnsi="Times New Roman" w:cs="Times New Roman"/>
          <w:sz w:val="24"/>
          <w:szCs w:val="24"/>
        </w:rPr>
      </w:r>
    </w:p>
    <w:p w14:paraId="36B6BACE" w14:textId="77777777">
      <w:pPr>
        <w:pStyle w:val="2127"/>
        <w:numPr>
          <w:ilvl w:val="0"/>
          <w:numId w:val="2"/>
        </w:numPr>
        <w:pBdr/>
        <w:spacing w:after="0" w:line="360" w:lineRule="auto"/>
        <w:ind/>
        <w:jc w:val="both"/>
        <w:rPr>
          <w:rFonts w:ascii="Times New Roman" w:hAnsi="Times New Roman" w:cs="Times New Roman"/>
          <w:sz w:val="24"/>
          <w:szCs w:val="24"/>
        </w:rPr>
      </w:pPr>
      <w:r>
        <w:rPr>
          <w:rFonts w:ascii="Times New Roman" w:hAnsi="Times New Roman" w:cs="Times New Roman"/>
          <w:sz w:val="24"/>
        </w:rPr>
        <w:t xml:space="preserve">« Une autre particularité soulignée, la facette code, elle ne </w:t>
      </w:r>
      <w:r>
        <w:rPr>
          <w:rFonts w:ascii="Times New Roman" w:hAnsi="Times New Roman" w:cs="Times New Roman"/>
          <w:sz w:val="24"/>
        </w:rPr>
        <w:t xml:space="preserve">comprend pas bien à quel code nous faisons références pour elle, il serait nécessaire d’indiquer un deuxième niveau afin de différencier le code français du code étranger. Pareil pour le droit romain, avoir une distinction nette entre le public, privé... »</w:t>
      </w:r>
      <w:r>
        <w:rPr>
          <w:rFonts w:ascii="Times New Roman" w:hAnsi="Times New Roman" w:cs="Times New Roman"/>
          <w:sz w:val="24"/>
          <w:szCs w:val="24"/>
        </w:rPr>
      </w:r>
    </w:p>
    <w:p w14:paraId="1B2931BA" w14:textId="77777777">
      <w:pPr>
        <w:pStyle w:val="2127"/>
        <w:numPr>
          <w:ilvl w:val="0"/>
          <w:numId w:val="2"/>
        </w:numPr>
        <w:pBdr/>
        <w:spacing w:after="0" w:line="360" w:lineRule="auto"/>
        <w:ind/>
        <w:jc w:val="both"/>
        <w:rPr>
          <w:rFonts w:ascii="Times New Roman" w:hAnsi="Times New Roman" w:cs="Times New Roman"/>
        </w:rPr>
      </w:pPr>
      <w:r>
        <w:rPr>
          <w:rFonts w:ascii="Times New Roman" w:hAnsi="Times New Roman" w:cs="Times New Roman"/>
          <w:sz w:val="24"/>
        </w:rPr>
        <w:t xml:space="preserve">« Elle n’est pas complétement convaincue par la classification. Elle ne parvient pas à comprendre comment elle est faite et pourquoi de tels choix ont ét</w:t>
      </w:r>
      <w:r>
        <w:rPr>
          <w:rFonts w:ascii="Times New Roman" w:hAnsi="Times New Roman" w:cs="Times New Roman"/>
          <w:sz w:val="24"/>
        </w:rPr>
        <w:t xml:space="preserve">é pris. Elle ne peut pas utiliser les facettes car trop précise à certains moments voire même inexacts à d’autres. Par exemple : la facette droit romain – mandat ne retourne qu’un seul document de ce type alors qu’elle sait et qu’elle a vu notamment dans l</w:t>
      </w:r>
      <w:r>
        <w:rPr>
          <w:rFonts w:ascii="Times New Roman" w:hAnsi="Times New Roman" w:cs="Times New Roman"/>
          <w:sz w:val="24"/>
        </w:rPr>
        <w:t xml:space="preserve">e catalogue de la bibliothèque Cujas qu’il y en a beaucoup plus. Un autre problème des facettes indique un document précis pour elle cela n’a pas de sens. D’autant que pour cet ouvrage étant connu, elle le chercherait d’elle plutôt que d’utiliser un filtre</w:t>
      </w:r>
      <w:r>
        <w:rPr>
          <w:rFonts w:ascii="Times New Roman" w:hAnsi="Times New Roman" w:cs="Times New Roman"/>
          <w:sz w:val="24"/>
        </w:rPr>
        <w:t xml:space="preserve"> amenant à celui-ci. Cela illustre pour elle la raison pour laquelle elle n’utilise pas les facettes à cause de la crainte de passer à côté de document essentiellement pour ces travaux. C’est donc pour cela qu’elle préfère utiliser la recherche simple. »  </w:t>
      </w:r>
      <w:r>
        <w:rPr>
          <w:rFonts w:ascii="Times New Roman" w:hAnsi="Times New Roman" w:cs="Times New Roman"/>
        </w:rPr>
      </w:r>
    </w:p>
    <w:p w14:paraId="16656B96"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 La bibliothèque Cujas est une bibliothèque de recherche donc devrait plutôt partir de quand le document a été écrit cela semble plus logique pour eux que de partir de ce que traite le document car chronologiquement cela n’est pas logique. </w:t>
      </w:r>
      <w:r>
        <w:rPr>
          <w:rFonts w:ascii="Times New Roman" w:hAnsi="Times New Roman" w:cs="Times New Roman"/>
          <w:sz w:val="24"/>
        </w:rPr>
      </w:r>
    </w:p>
    <w:p w14:paraId="4BDD2A1D" w14:textId="77777777">
      <w:pPr>
        <w:pStyle w:val="2127"/>
        <w:pBdr/>
        <w:spacing w:after="0" w:line="360" w:lineRule="auto"/>
        <w:ind/>
        <w:jc w:val="both"/>
        <w:rPr>
          <w:rFonts w:ascii="Times New Roman" w:hAnsi="Times New Roman" w:cs="Times New Roman"/>
          <w:sz w:val="24"/>
        </w:rPr>
      </w:pPr>
      <w:r>
        <w:rPr>
          <w:rFonts w:ascii="Times New Roman" w:hAnsi="Times New Roman" w:cs="Times New Roman"/>
          <w:sz w:val="24"/>
        </w:rPr>
        <w:t xml:space="preserve">Ex : droit romain voit un auteur du XVIIe siècle pas à être présent dans le droit romain. »</w:t>
      </w:r>
      <w:r>
        <w:rPr>
          <w:rFonts w:ascii="Times New Roman" w:hAnsi="Times New Roman" w:cs="Times New Roman"/>
          <w:sz w:val="24"/>
        </w:rPr>
      </w:r>
    </w:p>
    <w:p w14:paraId="7EA58574"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 Problème :</w:t>
      </w:r>
      <w:r>
        <w:rPr>
          <w:rFonts w:ascii="Times New Roman" w:hAnsi="Times New Roman" w:cs="Times New Roman"/>
          <w:sz w:val="24"/>
        </w:rPr>
        <w:t xml:space="preserve"> collection thématique et chronologique =&gt; pas hyper facile à utiliser, d’autant que mettant des vignettes précises en page d’accueil elle s’attend à trouver des sources précises liées à la collection alors que pour elle cela n’est pas réellement le cas. »</w:t>
      </w:r>
      <w:r>
        <w:rPr>
          <w:rFonts w:ascii="Times New Roman" w:hAnsi="Times New Roman" w:cs="Times New Roman"/>
          <w:sz w:val="24"/>
        </w:rPr>
      </w:r>
    </w:p>
    <w:p w14:paraId="2EFDBB10"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 Pb : passe à côté de leur sour</w:t>
      </w:r>
      <w:r>
        <w:rPr>
          <w:rFonts w:ascii="Times New Roman" w:hAnsi="Times New Roman" w:cs="Times New Roman"/>
          <w:sz w:val="24"/>
        </w:rPr>
        <w:t xml:space="preserve">ce. Besoin d’explication sur le contenu. Pas évident de comprendre pourquoi il n’y a que 9 vignettes. Forte impression de rater des sources. Aller regarder dans les collections : pour tenter sa chance. Elle a dû mal à comprendre pertinence des vignettes. »</w:t>
      </w:r>
      <w:r>
        <w:rPr>
          <w:rFonts w:ascii="Times New Roman" w:hAnsi="Times New Roman" w:cs="Times New Roman"/>
          <w:sz w:val="24"/>
        </w:rPr>
      </w:r>
    </w:p>
    <w:p w14:paraId="56FE1B78" w14:textId="77777777">
      <w:pPr>
        <w:pStyle w:val="2127"/>
        <w:numPr>
          <w:ilvl w:val="0"/>
          <w:numId w:val="2"/>
        </w:numPr>
        <w:pBdr/>
        <w:spacing w:after="0" w:line="360" w:lineRule="auto"/>
        <w:ind/>
        <w:jc w:val="both"/>
        <w:rPr>
          <w:rFonts w:ascii="Times New Roman" w:hAnsi="Times New Roman" w:cs="Times New Roman"/>
          <w:sz w:val="24"/>
        </w:rPr>
      </w:pPr>
      <w:r>
        <w:rPr>
          <w:rFonts w:ascii="Times New Roman" w:hAnsi="Times New Roman" w:cs="Times New Roman"/>
          <w:sz w:val="24"/>
        </w:rPr>
        <w:t xml:space="preserve">« Des explications </w:t>
      </w:r>
      <w:r>
        <w:rPr>
          <w:rFonts w:ascii="Times New Roman" w:hAnsi="Times New Roman" w:cs="Times New Roman"/>
          <w:sz w:val="24"/>
        </w:rPr>
        <w:t xml:space="preserve">sont nécessaires dans la collection pour comprendre pourquoi cette logique a été mis en place. Il n’y a rien sinon pour comprendre cette logique amenant à bcp d’incompréhension dessus et de confusion par moment car ne sachant pas comment les appréhender. »</w:t>
      </w:r>
      <w:r>
        <w:rPr>
          <w:rFonts w:ascii="Times New Roman" w:hAnsi="Times New Roman" w:cs="Times New Roman"/>
          <w:sz w:val="24"/>
        </w:rPr>
      </w:r>
    </w:p>
    <w:p w14:paraId="6D70AF72" w14:textId="77777777">
      <w:pPr>
        <w:pStyle w:val="2127"/>
        <w:numPr>
          <w:ilvl w:val="0"/>
          <w:numId w:val="2"/>
        </w:numPr>
        <w:pBdr/>
        <w:spacing w:line="360" w:lineRule="auto"/>
        <w:ind/>
        <w:jc w:val="both"/>
        <w:rPr>
          <w:rFonts w:ascii="Times New Roman" w:hAnsi="Times New Roman" w:cs="Times New Roman"/>
        </w:rPr>
      </w:pPr>
      <w:r>
        <w:rPr>
          <w:rFonts w:ascii="Times New Roman" w:hAnsi="Times New Roman" w:cs="Times New Roman"/>
          <w:sz w:val="24"/>
        </w:rPr>
        <w:t xml:space="preserve">« Autre exemple : droit pénal / code =&gt; question autour de ces deux collections car normalement un même document présent dans l’un doit se trouver dans l’autre et inversement. »</w:t>
      </w:r>
      <w:r>
        <w:rPr>
          <w:rFonts w:ascii="Times New Roman" w:hAnsi="Times New Roman" w:cs="Times New Roman"/>
        </w:rPr>
      </w:r>
    </w:p>
    <w:p w14:paraId="170794FD" w14:textId="77777777">
      <w:pPr>
        <w:pStyle w:val="2127"/>
        <w:numPr>
          <w:ilvl w:val="0"/>
          <w:numId w:val="2"/>
        </w:numPr>
        <w:pBdr/>
        <w:spacing w:line="360" w:lineRule="auto"/>
        <w:ind/>
        <w:jc w:val="both"/>
        <w:rPr>
          <w:rFonts w:ascii="Times New Roman" w:hAnsi="Times New Roman" w:cs="Times New Roman"/>
          <w:sz w:val="24"/>
        </w:rPr>
      </w:pPr>
      <w:r>
        <w:rPr>
          <w:rFonts w:ascii="Times New Roman" w:hAnsi="Times New Roman" w:cs="Times New Roman"/>
          <w:sz w:val="24"/>
        </w:rPr>
        <w:t xml:space="preserve">« Ne comprends pas l’</w:t>
      </w:r>
      <w:r>
        <w:rPr>
          <w:rFonts w:ascii="Times New Roman" w:hAnsi="Times New Roman" w:cs="Times New Roman"/>
          <w:sz w:val="24"/>
        </w:rPr>
        <w:t xml:space="preserve">idée du panier selon elle, il n’est pas utile car ce n’est pas comme ça qu’elle conçoit l’utilisation du panier car elle trouve cela embêtant que lorsqu’on ferme la page elle ne puisse pas revenir sur ces recherches lorsqu’elle revient consulter le site. »</w:t>
      </w:r>
      <w:r>
        <w:rPr>
          <w:rFonts w:ascii="Times New Roman" w:hAnsi="Times New Roman" w:cs="Times New Roman"/>
          <w:sz w:val="24"/>
        </w:rPr>
      </w:r>
    </w:p>
    <w:p w14:paraId="18EB6908" w14:textId="77777777">
      <w:pPr>
        <w:pStyle w:val="2127"/>
        <w:numPr>
          <w:ilvl w:val="0"/>
          <w:numId w:val="2"/>
        </w:numPr>
        <w:pBdr/>
        <w:spacing w:line="360" w:lineRule="auto"/>
        <w:ind/>
        <w:jc w:val="both"/>
        <w:rPr>
          <w:rFonts w:ascii="Times New Roman" w:hAnsi="Times New Roman" w:cs="Times New Roman"/>
          <w:sz w:val="24"/>
        </w:rPr>
      </w:pPr>
      <w:r>
        <w:rPr>
          <w:rFonts w:ascii="Times New Roman" w:hAnsi="Times New Roman" w:cs="Times New Roman"/>
          <w:sz w:val="24"/>
        </w:rPr>
        <w:t xml:space="preserve">« Oui, elle apprécierait grandement de pouvoir avoir un compte personnel. Elle dit qu’il n’a pas besoin forcément d’être très compliqué où d’avoir plein de</w:t>
      </w:r>
      <w:r>
        <w:rPr>
          <w:rFonts w:ascii="Times New Roman" w:hAnsi="Times New Roman" w:cs="Times New Roman"/>
          <w:sz w:val="24"/>
        </w:rPr>
        <w:t xml:space="preserve"> fonctionnalités. Selon elle, le simple fait de pouvoir mettre en favoris un document qui l’a intéressé et de pouvoir y revenir même une fois que la page a été fermé car cela a été conservé sur le compte elle trouverait ça d’une grande aide. Comme elle l’e</w:t>
      </w:r>
      <w:r>
        <w:rPr>
          <w:rFonts w:ascii="Times New Roman" w:hAnsi="Times New Roman" w:cs="Times New Roman"/>
          <w:sz w:val="24"/>
        </w:rPr>
        <w:t xml:space="preserve">xpliquait au cours de ces travaux, elle a amené sur une période donnée à revenir assez régulièrement sur les mêmes documents plusieurs fois dans le mois donc le fait d’avoir un espace qui centralise tout cela peut lui apporter un confort non négligeable. »</w:t>
      </w:r>
      <w:r>
        <w:rPr>
          <w:rFonts w:ascii="Times New Roman" w:hAnsi="Times New Roman" w:cs="Times New Roman"/>
          <w:sz w:val="24"/>
        </w:rPr>
      </w:r>
    </w:p>
    <w:p w14:paraId="1A291773" w14:textId="77777777">
      <w:pPr>
        <w:pStyle w:val="2127"/>
        <w:numPr>
          <w:ilvl w:val="0"/>
          <w:numId w:val="2"/>
        </w:numPr>
        <w:pBdr/>
        <w:spacing w:line="360" w:lineRule="auto"/>
        <w:ind/>
        <w:jc w:val="both"/>
        <w:rPr>
          <w:rFonts w:ascii="Times New Roman" w:hAnsi="Times New Roman" w:cs="Times New Roman"/>
        </w:rPr>
      </w:pPr>
      <w:r>
        <w:rPr>
          <w:rFonts w:ascii="Times New Roman" w:hAnsi="Times New Roman" w:cs="Times New Roman"/>
          <w:sz w:val="24"/>
        </w:rPr>
        <w:t xml:space="preserve">« Elle apprécierait grandement s’il était possibl</w:t>
      </w:r>
      <w:r>
        <w:rPr>
          <w:rFonts w:ascii="Times New Roman" w:hAnsi="Times New Roman" w:cs="Times New Roman"/>
          <w:sz w:val="24"/>
        </w:rPr>
        <w:t xml:space="preserve">e de récupérer une référence bibliographique toute faite de la source pour lui permettre de la citer directement dans sa bibliographie. Cela l’aiderait énormément, lui faisant gagner du temps et encore une fois lui apporterait un confort non négligeable. »</w:t>
      </w:r>
      <w:r>
        <w:rPr>
          <w:rFonts w:ascii="Times New Roman" w:hAnsi="Times New Roman" w:cs="Times New Roman"/>
        </w:rPr>
      </w:r>
    </w:p>
    <w:p w14:paraId="35754B74" w14:textId="77777777">
      <w:pPr>
        <w:pStyle w:val="2119"/>
        <w:pBdr/>
        <w:spacing/>
        <w:ind/>
        <w:jc w:val="both"/>
        <w:rPr>
          <w:rFonts w:ascii="Times New Roman" w:hAnsi="Times New Roman" w:cs="Times New Roman"/>
          <w:color w:val="auto"/>
        </w:rPr>
      </w:pPr>
      <w:r/>
      <w:bookmarkStart w:id="156" w:name="_Toc235108082"/>
      <w:r>
        <w:rPr>
          <w:rFonts w:ascii="Times New Roman" w:hAnsi="Times New Roman" w:cs="Times New Roman"/>
          <w:color w:val="auto"/>
          <w:lang w:eastAsia="fr-FR"/>
        </w:rPr>
        <w:t xml:space="preserve">Annexe </w:t>
      </w:r>
      <w:r>
        <w:rPr>
          <w:rFonts w:ascii="Times New Roman" w:hAnsi="Times New Roman" w:cs="Times New Roman"/>
          <w:color w:val="auto"/>
          <w:lang w:eastAsia="fr-FR"/>
        </w:rPr>
        <w:t xml:space="preserve">3</w:t>
      </w:r>
      <w:r>
        <w:rPr>
          <w:rFonts w:ascii="Times New Roman" w:hAnsi="Times New Roman" w:cs="Times New Roman"/>
          <w:color w:val="auto"/>
          <w:lang w:eastAsia="fr-FR"/>
        </w:rPr>
        <w:t xml:space="preserve"> :</w:t>
      </w:r>
      <w:r>
        <w:rPr>
          <w:rFonts w:ascii="Times New Roman" w:hAnsi="Times New Roman" w:cs="Times New Roman"/>
          <w:color w:val="auto"/>
          <w:lang w:eastAsia="fr-FR"/>
        </w:rPr>
        <w:t xml:space="preserve"> </w:t>
      </w:r>
      <w:r>
        <w:rPr>
          <w:rFonts w:ascii="Times New Roman" w:hAnsi="Times New Roman" w:cs="Times New Roman"/>
          <w:color w:val="auto"/>
        </w:rPr>
        <w:t xml:space="preserve">Moiroud Cécile (CM), Maître de conférences HDR, Droit public, Paris I, entretien du 17/05/2026.</w:t>
      </w:r>
      <w:bookmarkEnd w:id="156"/>
      <w:r>
        <w:rPr>
          <w:rFonts w:ascii="Times New Roman" w:hAnsi="Times New Roman" w:cs="Times New Roman"/>
          <w:color w:val="auto"/>
          <w:lang w:eastAsia="fr-FR"/>
        </w:rPr>
        <w:t xml:space="preserve"> </w:t>
      </w:r>
      <w:r>
        <w:rPr>
          <w:rFonts w:ascii="Times New Roman" w:hAnsi="Times New Roman" w:cs="Times New Roman"/>
          <w:color w:val="auto"/>
        </w:rPr>
      </w:r>
    </w:p>
    <w:p w14:paraId="6FDC6F37"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76A37528" w14:textId="77777777">
      <w:pPr>
        <w:pStyle w:val="2127"/>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 Il est primordial pour elle que l’on puisse se rapprocher le plus possible de l’usage d’un ouvrage papier que l’on peut avoir lorsqu’on les consulte dans une salle de lecture.</w:t>
      </w:r>
      <w:r>
        <w:rPr>
          <w:rFonts w:ascii="Times New Roman" w:hAnsi="Times New Roman" w:cs="Times New Roman"/>
          <w:sz w:val="24"/>
        </w:rPr>
        <w:t xml:space="preserve"> Pour retrouver ce confort que l’on a avec les livres, cela passe par la table des matières de l’ouvrage qui est cliquable pouvant amener directement à la section du document qui l’intéresse, complétée cette expérience avec la recherche plein-texte au sein</w:t>
      </w:r>
      <w:r>
        <w:rPr>
          <w:rFonts w:ascii="Times New Roman" w:hAnsi="Times New Roman" w:cs="Times New Roman"/>
          <w:sz w:val="24"/>
        </w:rPr>
        <w:t xml:space="preserve"> du document serait pratique aussi. Cela se rapproche de l’index personne que l’on trouve à la fin d’un ouvrage. Cela le remplace tout en permettant de cibler précisément le nom dans le document ce qui est moins évident quand on parcourt un livre papier. »</w:t>
      </w:r>
      <w:r>
        <w:rPr>
          <w:rFonts w:ascii="Times New Roman" w:hAnsi="Times New Roman" w:cs="Times New Roman"/>
          <w:sz w:val="24"/>
        </w:rPr>
      </w:r>
    </w:p>
    <w:p w14:paraId="77D27A30" w14:textId="77777777">
      <w:pPr>
        <w:pStyle w:val="2127"/>
        <w:pBdr/>
        <w:spacing/>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60A66A9D" w14:textId="77777777">
      <w:pPr>
        <w:pStyle w:val="2127"/>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 Il est important également selon elle d’avoir une réflexion autour de la constitution des collections pour ne pas créer l’impression que ce sont des collections hermétiques entre elles. »</w:t>
      </w:r>
      <w:r>
        <w:rPr>
          <w:rFonts w:ascii="Times New Roman" w:hAnsi="Times New Roman" w:cs="Times New Roman"/>
          <w:sz w:val="24"/>
        </w:rPr>
      </w:r>
    </w:p>
    <w:p w14:paraId="6B54E784" w14:textId="77777777">
      <w:pPr>
        <w:pStyle w:val="2119"/>
        <w:pBdr/>
        <w:spacing/>
        <w:ind/>
        <w:jc w:val="both"/>
        <w:rPr>
          <w:rFonts w:ascii="Times New Roman" w:hAnsi="Times New Roman" w:cs="Times New Roman"/>
          <w:color w:val="auto"/>
        </w:rPr>
      </w:pPr>
      <w:r/>
      <w:bookmarkStart w:id="157" w:name="_Toc235108083"/>
      <w:r>
        <w:rPr>
          <w:rFonts w:ascii="Times New Roman" w:hAnsi="Times New Roman" w:cs="Times New Roman"/>
          <w:color w:val="auto"/>
        </w:rPr>
        <w:t xml:space="preserve">Annexe 4 : </w:t>
      </w:r>
      <w:r>
        <w:rPr>
          <w:rFonts w:ascii="Times New Roman" w:hAnsi="Times New Roman" w:cs="Times New Roman"/>
          <w:color w:val="auto"/>
          <w:lang w:eastAsia="fr-FR"/>
        </w:rPr>
        <w:t xml:space="preserve">Pfister Laurent (LP), Professeur </w:t>
      </w:r>
      <w:r>
        <w:rPr>
          <w:rFonts w:ascii="Times New Roman" w:hAnsi="Times New Roman" w:cs="Times New Roman"/>
          <w:color w:val="auto"/>
        </w:rPr>
        <w:t xml:space="preserve">d’histoire du droit et des institutions de Paris II, entretien du 17/05/2026.</w:t>
      </w:r>
      <w:bookmarkEnd w:id="157"/>
      <w:r/>
      <w:r>
        <w:rPr>
          <w:rFonts w:ascii="Times New Roman" w:hAnsi="Times New Roman" w:cs="Times New Roman"/>
          <w:color w:val="auto"/>
        </w:rPr>
      </w:r>
    </w:p>
    <w:p w14:paraId="3342B508" w14:textId="77777777">
      <w:pPr>
        <w:pBdr/>
        <w:spacing/>
        <w:ind/>
        <w:rPr/>
      </w:pPr>
      <w:r/>
      <w:r/>
    </w:p>
    <w:p w14:paraId="2127B3F9" w14:textId="77777777">
      <w:pPr>
        <w:pStyle w:val="2127"/>
        <w:numPr>
          <w:ilvl w:val="0"/>
          <w:numId w:val="12"/>
        </w:numPr>
        <w:pBdr/>
        <w:spacing w:line="360" w:lineRule="auto"/>
        <w:ind/>
        <w:jc w:val="both"/>
        <w:rPr>
          <w:rFonts w:ascii="Times New Roman" w:hAnsi="Times New Roman" w:cs="Times New Roman"/>
        </w:rPr>
      </w:pPr>
      <w:r>
        <w:rPr>
          <w:rStyle w:val="2148"/>
          <w:rFonts w:ascii="Times New Roman" w:hAnsi="Times New Roman" w:cs="Times New Roman"/>
          <w:sz w:val="24"/>
        </w:rPr>
        <w:t xml:space="preserve">« </w:t>
      </w:r>
      <w:r>
        <w:rPr>
          <w:rStyle w:val="2148"/>
          <w:rFonts w:ascii="Times New Roman" w:hAnsi="Times New Roman" w:cs="Times New Roman"/>
          <w:sz w:val="24"/>
        </w:rPr>
        <w:t xml:space="preserve">Trou : raison domaine public. Q</w:t>
      </w:r>
      <w:r>
        <w:rPr>
          <w:rStyle w:val="2148"/>
          <w:rFonts w:ascii="Times New Roman" w:hAnsi="Times New Roman" w:cs="Times New Roman"/>
          <w:sz w:val="24"/>
        </w:rPr>
        <w:t xml:space="preserve">uand on fait des études, recherches au-delà de 1930 : difficulté de trouver des recueils numérisés entre 1930 et 1980 dans les recueils Dalloz. C’est dommage que toute cette période soit ignorée. Intéressant / pertinent de se rapprocher de Dalloz comment o</w:t>
      </w:r>
      <w:r>
        <w:rPr>
          <w:rStyle w:val="2148"/>
          <w:rFonts w:ascii="Times New Roman" w:hAnsi="Times New Roman" w:cs="Times New Roman"/>
          <w:sz w:val="24"/>
        </w:rPr>
        <w:t xml:space="preserve">n pourrait travailler avec eux. »</w:t>
      </w:r>
      <w:r>
        <w:rPr>
          <w:rFonts w:ascii="Times New Roman" w:hAnsi="Times New Roman" w:cs="Times New Roman"/>
        </w:rPr>
      </w:r>
    </w:p>
    <w:p w14:paraId="0B30168D"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Pour certains ouvrages : intéressant pour les chercheurs de numériser la première édition et d’autres éditions postérieures. Exemple : Aubriot, cours de droit civil présenté comme un cours d’auteur allemand. A partir 3</w:t>
      </w:r>
      <w:r>
        <w:rPr>
          <w:rFonts w:ascii="Times New Roman" w:hAnsi="Times New Roman" w:cs="Times New Roman"/>
          <w:sz w:val="24"/>
          <w:vertAlign w:val="superscript"/>
        </w:rPr>
        <w:t xml:space="preserve">e</w:t>
      </w:r>
      <w:r>
        <w:rPr>
          <w:rFonts w:ascii="Times New Roman" w:hAnsi="Times New Roman" w:cs="Times New Roman"/>
          <w:sz w:val="24"/>
        </w:rPr>
        <w:t xml:space="preserve"> / 4</w:t>
      </w:r>
      <w:r>
        <w:rPr>
          <w:rFonts w:ascii="Times New Roman" w:hAnsi="Times New Roman" w:cs="Times New Roman"/>
          <w:sz w:val="24"/>
          <w:vertAlign w:val="superscript"/>
        </w:rPr>
        <w:t xml:space="preserve">e</w:t>
      </w:r>
      <w:r>
        <w:rPr>
          <w:rFonts w:ascii="Times New Roman" w:hAnsi="Times New Roman" w:cs="Times New Roman"/>
          <w:sz w:val="24"/>
        </w:rPr>
        <w:t xml:space="preserve"> édition : affranchissement de cette conception et dvlpt de leur propre théorie du patrimoine. Intérêt pas pour tous de montrer l’évolution de penser de certains auteurs.</w:t>
      </w:r>
      <w:r>
        <w:rPr>
          <w:rFonts w:ascii="Times New Roman" w:hAnsi="Times New Roman" w:cs="Times New Roman"/>
          <w:sz w:val="24"/>
        </w:rPr>
        <w:t xml:space="preserve"> »</w:t>
      </w:r>
      <w:r>
        <w:rPr>
          <w:rFonts w:ascii="Times New Roman" w:hAnsi="Times New Roman" w:cs="Times New Roman"/>
          <w:sz w:val="24"/>
        </w:rPr>
      </w:r>
    </w:p>
    <w:p w14:paraId="4EDDD073"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Manière de valoriser le portail : bien de présenter les ouvrages, montrer leur qualité. Intéressant d’attirer </w:t>
      </w:r>
      <w:r>
        <w:rPr>
          <w:rFonts w:ascii="Times New Roman" w:hAnsi="Times New Roman" w:cs="Times New Roman"/>
          <w:sz w:val="24"/>
        </w:rPr>
        <w:t xml:space="preserve">l’attention du public sur ce que contient l’ouvrage. Trouver dans des ouvrages pas connu des propos correspondant à des théories contemporaines. Présenter les ouvrages et leur contenu. Difficulté pour les privatistes : ne résonne qu’avec Pautier et Daumas.</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r>
    </w:p>
    <w:p w14:paraId="2E92B295" w14:textId="77777777">
      <w:pPr>
        <w:pStyle w:val="2127"/>
        <w:numPr>
          <w:ilvl w:val="0"/>
          <w:numId w:val="12"/>
        </w:numPr>
        <w:pBdr/>
        <w:spacing w:line="360" w:lineRule="auto"/>
        <w:ind/>
        <w:jc w:val="both"/>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sz w:val="24"/>
        </w:rPr>
        <w:t xml:space="preserve">La recherche par occurrence est ce qui se rapproche le plus de l’impression de travailler avec le livre dans les mains mais de façon numérique.</w:t>
      </w:r>
      <w:r>
        <w:rPr>
          <w:rFonts w:ascii="Times New Roman" w:hAnsi="Times New Roman" w:cs="Times New Roman"/>
          <w:sz w:val="24"/>
        </w:rPr>
        <w:t xml:space="preserve"> »</w:t>
      </w:r>
      <w:r>
        <w:rPr>
          <w:rFonts w:ascii="Times New Roman" w:hAnsi="Times New Roman" w:cs="Times New Roman"/>
        </w:rPr>
      </w:r>
    </w:p>
    <w:p w14:paraId="4CD9B9B2" w14:textId="77777777">
      <w:pPr>
        <w:pStyle w:val="2127"/>
        <w:numPr>
          <w:ilvl w:val="0"/>
          <w:numId w:val="12"/>
        </w:numPr>
        <w:pBdr/>
        <w:spacing w:line="360" w:lineRule="auto"/>
        <w:ind/>
        <w:jc w:val="both"/>
        <w:rPr>
          <w:rFonts w:ascii="Times New Roman" w:hAnsi="Times New Roman" w:cs="Times New Roman"/>
          <w:sz w:val="24"/>
          <w:szCs w:val="24"/>
        </w:rPr>
      </w:pPr>
      <w:r>
        <w:rPr>
          <w:rFonts w:ascii="Times New Roman" w:hAnsi="Times New Roman" w:cs="Times New Roman"/>
          <w:sz w:val="24"/>
        </w:rPr>
        <w:t xml:space="preserve">« </w:t>
      </w:r>
      <w:r>
        <w:rPr>
          <w:rFonts w:ascii="Times New Roman" w:hAnsi="Times New Roman" w:cs="Times New Roman"/>
          <w:sz w:val="24"/>
        </w:rPr>
        <w:t xml:space="preserve">A remarquer le défaut lié aux filtres de la bi</w:t>
      </w:r>
      <w:r>
        <w:rPr>
          <w:rFonts w:ascii="Times New Roman" w:hAnsi="Times New Roman" w:cs="Times New Roman"/>
          <w:sz w:val="24"/>
        </w:rPr>
        <w:t xml:space="preserve">bliothèque numérique. Pareil, si les filtres sont trop précis ou trop généraux moins intéressant car par principes ils savent ce qu’ils recherchent. Moins partisan de l’utilisation des filtres. Préfère largement utiliser : l’OCR et les Tables des matières.</w:t>
      </w:r>
      <w:r>
        <w:rPr>
          <w:rFonts w:ascii="Times New Roman" w:hAnsi="Times New Roman" w:cs="Times New Roman"/>
          <w:sz w:val="24"/>
        </w:rPr>
        <w:t xml:space="preserve"> »</w:t>
      </w:r>
      <w:r>
        <w:rPr>
          <w:rFonts w:ascii="Times New Roman" w:hAnsi="Times New Roman" w:cs="Times New Roman"/>
          <w:sz w:val="24"/>
          <w:szCs w:val="24"/>
        </w:rPr>
      </w:r>
    </w:p>
    <w:p w14:paraId="57B5CB03" w14:textId="77777777">
      <w:pPr>
        <w:pStyle w:val="2127"/>
        <w:numPr>
          <w:ilvl w:val="0"/>
          <w:numId w:val="12"/>
        </w:numPr>
        <w:pBdr/>
        <w:spacing w:line="360" w:lineRule="auto"/>
        <w:ind/>
        <w:jc w:val="both"/>
        <w:rPr>
          <w:rFonts w:ascii="Times New Roman" w:hAnsi="Times New Roman" w:cs="Times New Roman"/>
          <w:i/>
          <w:sz w:val="28"/>
        </w:rPr>
      </w:pPr>
      <w:r>
        <w:rPr>
          <w:rStyle w:val="2148"/>
          <w:rFonts w:ascii="Times New Roman" w:hAnsi="Times New Roman" w:cs="Times New Roman"/>
          <w:sz w:val="24"/>
        </w:rPr>
        <w:t xml:space="preserve">« </w:t>
      </w:r>
      <w:r>
        <w:rPr>
          <w:rStyle w:val="2148"/>
          <w:rFonts w:ascii="Times New Roman" w:hAnsi="Times New Roman" w:cs="Times New Roman"/>
          <w:sz w:val="24"/>
        </w:rPr>
        <w:t xml:space="preserve">Pensait que tous les textes sur la bibliothèque numérique étaient océsirés pour faire la recherche plein-texte. En apprenant que ce n’était pas le cas à juger que dans les premières fonctionnalité</w:t>
      </w:r>
      <w:r>
        <w:rPr>
          <w:rStyle w:val="2148"/>
          <w:rFonts w:ascii="Times New Roman" w:hAnsi="Times New Roman" w:cs="Times New Roman"/>
          <w:sz w:val="24"/>
        </w:rPr>
        <w:t xml:space="preserve">s importantes à mettre en place avant d’autres fonctionnalités plus poussée est l’océrisation des documents permettant ainsi la recherche plein-texte qui serait salvatrice combinée aux tables des matières apporteraient un grand confort pour les chercheurs.</w:t>
      </w:r>
      <w:r>
        <w:rPr>
          <w:rStyle w:val="2148"/>
          <w:rFonts w:ascii="Times New Roman" w:hAnsi="Times New Roman" w:cs="Times New Roman"/>
          <w:sz w:val="24"/>
        </w:rPr>
        <w:t xml:space="preserve"> »</w:t>
      </w:r>
      <w:r>
        <w:rPr>
          <w:rFonts w:ascii="Times New Roman" w:hAnsi="Times New Roman" w:cs="Times New Roman"/>
          <w:i/>
          <w:sz w:val="28"/>
        </w:rPr>
      </w:r>
    </w:p>
    <w:p w14:paraId="743A1AC3"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Il dit que ce serait bien d’avoir la référence bibliographique de l’ouvrage présent sur la page de consultation de l’ouvrage. Cela leur permettrait d’avoir simplement à copier et coller la référence dans leur document afin de constituer leur bibliographie.</w:t>
      </w:r>
      <w:r>
        <w:rPr>
          <w:rFonts w:ascii="Times New Roman" w:hAnsi="Times New Roman" w:cs="Times New Roman"/>
          <w:sz w:val="24"/>
        </w:rPr>
        <w:t xml:space="preserve"> »</w:t>
      </w:r>
      <w:r>
        <w:rPr>
          <w:rFonts w:ascii="Times New Roman" w:hAnsi="Times New Roman" w:cs="Times New Roman"/>
          <w:sz w:val="24"/>
        </w:rPr>
      </w:r>
    </w:p>
    <w:p w14:paraId="7421A186" w14:textId="77777777">
      <w:pPr>
        <w:pStyle w:val="2127"/>
        <w:numPr>
          <w:ilvl w:val="0"/>
          <w:numId w:val="12"/>
        </w:numPr>
        <w:pBdr/>
        <w:spacing w:line="360" w:lineRule="auto"/>
        <w:ind/>
        <w:jc w:val="both"/>
        <w:rPr>
          <w:rStyle w:val="2148"/>
          <w:rFonts w:ascii="Times New Roman" w:hAnsi="Times New Roman" w:cs="Times New Roman"/>
          <w:sz w:val="24"/>
        </w:rPr>
      </w:pPr>
      <w:r>
        <w:rPr>
          <w:rStyle w:val="2148"/>
          <w:rFonts w:ascii="Times New Roman" w:hAnsi="Times New Roman" w:cs="Times New Roman"/>
          <w:sz w:val="24"/>
        </w:rPr>
        <w:t xml:space="preserve">« </w:t>
      </w:r>
      <w:r>
        <w:rPr>
          <w:rStyle w:val="2148"/>
          <w:rFonts w:ascii="Times New Roman" w:hAnsi="Times New Roman" w:cs="Times New Roman"/>
          <w:sz w:val="24"/>
        </w:rPr>
        <w:t xml:space="preserve">C’est une bonne idée selon lui de faire ça</w:t>
      </w:r>
      <w:r>
        <w:rPr>
          <w:rStyle w:val="2148"/>
          <w:rFonts w:ascii="Times New Roman" w:hAnsi="Times New Roman" w:cs="Times New Roman"/>
          <w:sz w:val="24"/>
        </w:rPr>
        <w:t xml:space="preserve"> (galerie des grands juristes)</w:t>
      </w:r>
      <w:r>
        <w:rPr>
          <w:rStyle w:val="2148"/>
          <w:rFonts w:ascii="Times New Roman" w:hAnsi="Times New Roman" w:cs="Times New Roman"/>
          <w:sz w:val="24"/>
        </w:rPr>
        <w:t xml:space="preserve"> car cela l</w:t>
      </w:r>
      <w:r>
        <w:rPr>
          <w:rStyle w:val="2148"/>
          <w:rFonts w:ascii="Times New Roman" w:hAnsi="Times New Roman" w:cs="Times New Roman"/>
          <w:sz w:val="24"/>
        </w:rPr>
        <w:t xml:space="preserve">ui permettrait aux chercheurs d’apporter une plus valu à leur travail. D’autant que selon lui, cela permettrait d’étendre à un autre type d’utilisateur dans le cas d’un travail conjoint avec la communauté scientifique permettant aux enseignants-chercheurs </w:t>
      </w:r>
      <w:r>
        <w:rPr>
          <w:rStyle w:val="2148"/>
          <w:rFonts w:ascii="Times New Roman" w:hAnsi="Times New Roman" w:cs="Times New Roman"/>
          <w:sz w:val="24"/>
        </w:rPr>
        <w:t xml:space="preserve">spécialiste de la question ou du fonds numérisés sur le site de la bibliothèque numérique.</w:t>
      </w:r>
      <w:r>
        <w:rPr>
          <w:rStyle w:val="2148"/>
          <w:rFonts w:ascii="Times New Roman" w:hAnsi="Times New Roman" w:cs="Times New Roman"/>
          <w:sz w:val="24"/>
        </w:rPr>
        <w:t xml:space="preserve"> »</w:t>
      </w:r>
      <w:r>
        <w:rPr>
          <w:rStyle w:val="2148"/>
          <w:rFonts w:ascii="Times New Roman" w:hAnsi="Times New Roman" w:cs="Times New Roman"/>
          <w:sz w:val="24"/>
        </w:rPr>
        <w:t xml:space="preserve"> </w:t>
      </w:r>
      <w:r>
        <w:rPr>
          <w:rStyle w:val="2148"/>
          <w:rFonts w:ascii="Times New Roman" w:hAnsi="Times New Roman" w:cs="Times New Roman"/>
          <w:sz w:val="24"/>
        </w:rPr>
      </w:r>
    </w:p>
    <w:p w14:paraId="493E8718" w14:textId="77777777">
      <w:pPr>
        <w:pStyle w:val="2127"/>
        <w:numPr>
          <w:ilvl w:val="0"/>
          <w:numId w:val="12"/>
        </w:numPr>
        <w:pBdr/>
        <w:spacing w:line="360" w:lineRule="auto"/>
        <w:ind/>
        <w:jc w:val="both"/>
        <w:rPr>
          <w:rFonts w:ascii="Times New Roman" w:hAnsi="Times New Roman" w:cs="Times New Roman"/>
          <w:iCs/>
          <w:sz w:val="24"/>
        </w:rPr>
      </w:pPr>
      <w:r>
        <w:rPr>
          <w:rFonts w:ascii="Times New Roman" w:hAnsi="Times New Roman" w:cs="Times New Roman"/>
          <w:iCs/>
          <w:sz w:val="24"/>
        </w:rPr>
        <w:t xml:space="preserve">« </w:t>
      </w:r>
      <w:r>
        <w:rPr>
          <w:rFonts w:ascii="Times New Roman" w:hAnsi="Times New Roman" w:cs="Times New Roman"/>
          <w:iCs/>
          <w:sz w:val="24"/>
        </w:rPr>
        <w:t xml:space="preserve">Notices biographiques et genre de l’ouvrage sur sa façon de concevoir. Explication pouvant leur être donné sur les décisions qui ont été pris et sont répétés d’un ouvrage à l’autre. Concerna</w:t>
      </w:r>
      <w:r>
        <w:rPr>
          <w:rFonts w:ascii="Times New Roman" w:hAnsi="Times New Roman" w:cs="Times New Roman"/>
          <w:iCs/>
          <w:sz w:val="24"/>
        </w:rPr>
        <w:t xml:space="preserve">nt la publication d’ouvrage : privilège accordé et expliquer que les éditeurs et auteurs ont fait des choix pour ces recueils. La doctrine comme s’est trouvée. Explication : commentaire de coutumes par les auteurs ou éditeurs. Cela faciliterait le travail.</w:t>
      </w:r>
      <w:r>
        <w:rPr>
          <w:rFonts w:ascii="Times New Roman" w:hAnsi="Times New Roman" w:cs="Times New Roman"/>
          <w:iCs/>
          <w:sz w:val="24"/>
        </w:rPr>
        <w:t xml:space="preserve"> »</w:t>
      </w:r>
      <w:r>
        <w:rPr>
          <w:rFonts w:ascii="Times New Roman" w:hAnsi="Times New Roman" w:cs="Times New Roman"/>
          <w:iCs/>
          <w:sz w:val="24"/>
        </w:rPr>
      </w:r>
    </w:p>
    <w:p w14:paraId="7ED16F78" w14:textId="77777777">
      <w:pPr>
        <w:pStyle w:val="2127"/>
        <w:numPr>
          <w:ilvl w:val="0"/>
          <w:numId w:val="12"/>
        </w:numPr>
        <w:pBdr/>
        <w:spacing w:line="360" w:lineRule="auto"/>
        <w:ind/>
        <w:jc w:val="both"/>
        <w:rPr>
          <w:rFonts w:ascii="Times New Roman" w:hAnsi="Times New Roman" w:cs="Times New Roman"/>
          <w:iCs/>
          <w:sz w:val="24"/>
        </w:rPr>
      </w:pPr>
      <w:r>
        <w:rPr>
          <w:rFonts w:ascii="Times New Roman" w:hAnsi="Times New Roman" w:cs="Times New Roman"/>
          <w:iCs/>
          <w:sz w:val="24"/>
        </w:rPr>
        <w:t xml:space="preserve">« </w:t>
      </w:r>
      <w:r>
        <w:rPr>
          <w:rFonts w:ascii="Times New Roman" w:hAnsi="Times New Roman" w:cs="Times New Roman"/>
          <w:iCs/>
          <w:sz w:val="24"/>
        </w:rPr>
        <w:t xml:space="preserve">Arrivée de trouver par hasard un auteur. Site gagnerait en sérieux, en sci</w:t>
      </w:r>
      <w:r>
        <w:rPr>
          <w:rFonts w:ascii="Times New Roman" w:hAnsi="Times New Roman" w:cs="Times New Roman"/>
          <w:iCs/>
          <w:sz w:val="24"/>
        </w:rPr>
        <w:t xml:space="preserve">entificité et en accessibilité. »</w:t>
      </w:r>
      <w:r>
        <w:rPr>
          <w:rFonts w:ascii="Times New Roman" w:hAnsi="Times New Roman" w:cs="Times New Roman"/>
          <w:iCs/>
          <w:sz w:val="24"/>
        </w:rPr>
      </w:r>
    </w:p>
    <w:p w14:paraId="43AE40EF" w14:textId="77777777">
      <w:pPr>
        <w:pStyle w:val="2127"/>
        <w:numPr>
          <w:ilvl w:val="0"/>
          <w:numId w:val="12"/>
        </w:numPr>
        <w:pBdr/>
        <w:spacing w:line="360" w:lineRule="auto"/>
        <w:ind/>
        <w:jc w:val="both"/>
        <w:rPr>
          <w:rFonts w:ascii="Times New Roman" w:hAnsi="Times New Roman" w:cs="Times New Roman"/>
          <w:iCs/>
          <w:sz w:val="24"/>
        </w:rPr>
      </w:pPr>
      <w:r>
        <w:rPr>
          <w:rFonts w:ascii="Times New Roman" w:hAnsi="Times New Roman" w:cs="Times New Roman"/>
          <w:iCs/>
          <w:sz w:val="24"/>
        </w:rPr>
        <w:t xml:space="preserve">« </w:t>
      </w:r>
      <w:r>
        <w:rPr>
          <w:rFonts w:ascii="Times New Roman" w:hAnsi="Times New Roman" w:cs="Times New Roman"/>
          <w:iCs/>
          <w:sz w:val="24"/>
        </w:rPr>
        <w:t xml:space="preserve">Recherche plein-texte : très salvateur. Gallica s’en aperçut. Chercher par occurrence. Trouver très vite avec une entrée et la recherche plein-texte a permis de trouver plein de chose permettant d’écrire un article</w:t>
      </w:r>
      <w:r>
        <w:rPr>
          <w:rFonts w:ascii="Times New Roman" w:hAnsi="Times New Roman" w:cs="Times New Roman"/>
          <w:iCs/>
          <w:sz w:val="24"/>
        </w:rPr>
        <w:t xml:space="preserve"> derrière. »</w:t>
      </w:r>
      <w:r>
        <w:rPr>
          <w:rFonts w:ascii="Times New Roman" w:hAnsi="Times New Roman" w:cs="Times New Roman"/>
          <w:iCs/>
          <w:sz w:val="24"/>
        </w:rPr>
      </w:r>
    </w:p>
    <w:p w14:paraId="0EFDF1DC" w14:textId="77777777">
      <w:pPr>
        <w:pStyle w:val="2127"/>
        <w:numPr>
          <w:ilvl w:val="0"/>
          <w:numId w:val="12"/>
        </w:numPr>
        <w:pBdr/>
        <w:spacing w:line="360" w:lineRule="auto"/>
        <w:ind/>
        <w:jc w:val="both"/>
        <w:rPr>
          <w:rFonts w:ascii="Times New Roman" w:hAnsi="Times New Roman" w:cs="Times New Roman"/>
          <w:iCs/>
          <w:sz w:val="24"/>
        </w:rPr>
      </w:pPr>
      <w:r>
        <w:rPr>
          <w:rFonts w:ascii="Times New Roman" w:hAnsi="Times New Roman" w:cs="Times New Roman"/>
          <w:iCs/>
          <w:sz w:val="24"/>
        </w:rPr>
        <w:t xml:space="preserve">« </w:t>
      </w:r>
      <w:r>
        <w:rPr>
          <w:rFonts w:ascii="Times New Roman" w:hAnsi="Times New Roman" w:cs="Times New Roman"/>
          <w:iCs/>
          <w:sz w:val="24"/>
        </w:rPr>
        <w:t xml:space="preserve">Sur une page d’accueil : faire plein de chose, il y aurait moyen de mettre en valeur la coutume ancienne à la bnf. Imaginé une page : focus sur une image rare renouvelable sur plusieurs mois, focus sur un genre littéraire. Information</w:t>
      </w:r>
      <w:r>
        <w:rPr>
          <w:rFonts w:ascii="Times New Roman" w:hAnsi="Times New Roman" w:cs="Times New Roman"/>
          <w:iCs/>
          <w:sz w:val="24"/>
        </w:rPr>
        <w:t xml:space="preserve"> évolutive et information fixe. »</w:t>
      </w:r>
      <w:r>
        <w:rPr>
          <w:rFonts w:ascii="Times New Roman" w:hAnsi="Times New Roman" w:cs="Times New Roman"/>
          <w:iCs/>
          <w:sz w:val="24"/>
        </w:rPr>
      </w:r>
    </w:p>
    <w:p w14:paraId="3F344104"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Editorialisation et océrisation : deux choses qui valoriseront la bibliothèque numérique.</w:t>
      </w:r>
      <w:r>
        <w:rPr>
          <w:rFonts w:ascii="Times New Roman" w:hAnsi="Times New Roman" w:cs="Times New Roman"/>
          <w:sz w:val="24"/>
        </w:rPr>
      </w:r>
    </w:p>
    <w:p w14:paraId="52AF03DA"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Associés les noms des chercheurs, communauté scientifique elle saura orienter. On trouve un relais auprès d’un autre public orienté vers la bibliothèque numérique. Se rendre accessible dans les discours :</w:t>
      </w:r>
      <w:r>
        <w:rPr>
          <w:rFonts w:ascii="Times New Roman" w:hAnsi="Times New Roman" w:cs="Times New Roman"/>
          <w:sz w:val="24"/>
        </w:rPr>
        <w:t xml:space="preserve"> lien avec une équipe avec des enseignants qui contribueront. Se rapprocher des équipes du dictionnaire des juristes français et c’est la propriété PUF. Vérifier la question des droits : exploitation par chacun ne fasse pas concurrence à l’ouvrage globale.</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r>
    </w:p>
    <w:p w14:paraId="1F33B463"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En fonction de </w:t>
      </w:r>
      <w:r>
        <w:rPr>
          <w:rFonts w:ascii="Times New Roman" w:hAnsi="Times New Roman" w:cs="Times New Roman"/>
          <w:sz w:val="24"/>
        </w:rPr>
        <w:t xml:space="preserve">l’actualité juridique dans le cas où l’on souhaite intéresser un autre public. Voir comment rattacher le corpus de source et sur une question de droit en fonction de l’actualité montrant la pertinence. Suscitant un travail avec des historiens, publicistes.</w:t>
      </w:r>
      <w:r>
        <w:rPr>
          <w:rFonts w:ascii="Times New Roman" w:hAnsi="Times New Roman" w:cs="Times New Roman"/>
          <w:sz w:val="24"/>
        </w:rPr>
        <w:t xml:space="preserve"> »</w:t>
      </w:r>
      <w:r>
        <w:rPr>
          <w:rFonts w:ascii="Times New Roman" w:hAnsi="Times New Roman" w:cs="Times New Roman"/>
          <w:sz w:val="24"/>
        </w:rPr>
      </w:r>
    </w:p>
    <w:p w14:paraId="1D9C0CEA"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Intérêt pour la bibliothèque numérique : envoi d’étudiant sur la bibliothèque de cour de cassation =&gt; lancer des mémoires de recherche. Etudiante travaillant sur les appellations pour participer au colloque. Fonds : travail préparatoire qui per</w:t>
      </w:r>
      <w:r>
        <w:rPr>
          <w:rFonts w:ascii="Times New Roman" w:hAnsi="Times New Roman" w:cs="Times New Roman"/>
          <w:sz w:val="24"/>
        </w:rPr>
        <w:t xml:space="preserve">mettrait de préparer le terrain »</w:t>
      </w:r>
      <w:r>
        <w:rPr>
          <w:rFonts w:ascii="Times New Roman" w:hAnsi="Times New Roman" w:cs="Times New Roman"/>
          <w:sz w:val="24"/>
        </w:rPr>
        <w:t xml:space="preserve"> </w:t>
      </w:r>
      <w:r>
        <w:rPr>
          <w:rFonts w:ascii="Times New Roman" w:hAnsi="Times New Roman" w:cs="Times New Roman"/>
          <w:sz w:val="24"/>
        </w:rPr>
      </w:r>
    </w:p>
    <w:p w14:paraId="06A82369" w14:textId="77777777">
      <w:pPr>
        <w:pStyle w:val="2127"/>
        <w:numPr>
          <w:ilvl w:val="0"/>
          <w:numId w:val="12"/>
        </w:numPr>
        <w:pBdr/>
        <w:spacing w:line="360" w:lineRule="auto"/>
        <w:ind/>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 xml:space="preserve">Déjà une forme d’éditorialisation à travers la catégorisation : pas toujours certain que ce soit la meilleure des entrées. Avoir une classification littéraire et</w:t>
      </w:r>
      <w:r>
        <w:rPr>
          <w:rFonts w:ascii="Times New Roman" w:hAnsi="Times New Roman" w:cs="Times New Roman"/>
          <w:sz w:val="24"/>
        </w:rPr>
        <w:t xml:space="preserve"> un peu mélangé tout. »</w:t>
      </w:r>
      <w:r>
        <w:rPr>
          <w:rFonts w:ascii="Times New Roman" w:hAnsi="Times New Roman" w:cs="Times New Roman"/>
          <w:sz w:val="24"/>
        </w:rPr>
      </w:r>
    </w:p>
    <w:p w14:paraId="7B6321AC" w14:textId="77777777">
      <w:pPr>
        <w:pStyle w:val="2119"/>
        <w:pBdr/>
        <w:spacing/>
        <w:ind/>
        <w:jc w:val="both"/>
        <w:rPr>
          <w:rFonts w:ascii="Times New Roman" w:hAnsi="Times New Roman" w:cs="Times New Roman"/>
          <w:color w:val="auto"/>
        </w:rPr>
      </w:pPr>
      <w:r/>
      <w:bookmarkStart w:id="158" w:name="_Toc235108084"/>
      <w:r>
        <w:rPr>
          <w:rFonts w:ascii="Times New Roman" w:hAnsi="Times New Roman" w:cs="Times New Roman"/>
          <w:color w:val="auto"/>
        </w:rPr>
        <w:t xml:space="preserve">Annexe 5 : Bolard Cécile (CB), Responsable de la numérisation et des collections numérisées, entretien du 19/05/2026.</w:t>
      </w:r>
      <w:bookmarkEnd w:id="158"/>
      <w:r/>
      <w:r>
        <w:rPr>
          <w:rFonts w:ascii="Times New Roman" w:hAnsi="Times New Roman" w:cs="Times New Roman"/>
          <w:color w:val="auto"/>
        </w:rPr>
      </w:r>
    </w:p>
    <w:p w14:paraId="250FBBF9" w14:textId="77777777">
      <w:pPr>
        <w:pBdr/>
        <w:spacing/>
        <w:ind/>
        <w:rPr/>
      </w:pPr>
      <w:r/>
      <w:r/>
    </w:p>
    <w:p w14:paraId="67AAF5EE" w14:textId="77777777">
      <w:pPr>
        <w:pStyle w:val="2119"/>
        <w:pBdr/>
        <w:spacing/>
        <w:ind/>
        <w:jc w:val="both"/>
        <w:rPr>
          <w:rFonts w:ascii="Times New Roman" w:hAnsi="Times New Roman" w:cs="Times New Roman"/>
          <w:color w:val="auto"/>
          <w:sz w:val="24"/>
        </w:rPr>
      </w:pPr>
      <w:r/>
      <w:bookmarkStart w:id="159" w:name="_Toc235108085"/>
      <w:r>
        <w:rPr>
          <w:rFonts w:ascii="Times New Roman" w:hAnsi="Times New Roman" w:cs="Times New Roman"/>
          <w:color w:val="auto"/>
        </w:rPr>
        <w:t xml:space="preserve">Annexe 6 : </w:t>
      </w:r>
      <w:r>
        <w:rPr>
          <w:rFonts w:ascii="Times New Roman" w:hAnsi="Times New Roman" w:cs="Times New Roman"/>
          <w:color w:val="auto"/>
        </w:rPr>
        <w:t xml:space="preserve">Colcanap Gregory (GC), Directeur de la bibliothèque interuniversitaire Cujas, entretien du 27/04/2026.</w:t>
      </w:r>
      <w:bookmarkEnd w:id="159"/>
      <w:r/>
      <w:r>
        <w:rPr>
          <w:rFonts w:ascii="Times New Roman" w:hAnsi="Times New Roman" w:cs="Times New Roman"/>
          <w:color w:val="auto"/>
          <w:sz w:val="24"/>
        </w:rPr>
      </w:r>
    </w:p>
    <w:p w14:paraId="24A98753" w14:textId="77777777">
      <w:pPr>
        <w:pBdr/>
        <w:spacing/>
        <w:ind/>
        <w:rPr/>
      </w:pPr>
      <w:r/>
      <w:r/>
    </w:p>
    <w:p w14:paraId="16B94928" w14:textId="77777777">
      <w:pPr>
        <w:pStyle w:val="2119"/>
        <w:pBdr/>
        <w:spacing/>
        <w:ind/>
        <w:jc w:val="both"/>
        <w:rPr>
          <w:rFonts w:ascii="Times New Roman" w:hAnsi="Times New Roman" w:cs="Times New Roman"/>
          <w:color w:val="auto"/>
        </w:rPr>
      </w:pPr>
      <w:r/>
      <w:bookmarkStart w:id="160" w:name="_Toc235108086"/>
      <w:r>
        <w:rPr>
          <w:rFonts w:ascii="Times New Roman" w:hAnsi="Times New Roman" w:cs="Times New Roman"/>
          <w:color w:val="auto"/>
        </w:rPr>
        <w:t xml:space="preserve">Annexe 7 : </w:t>
      </w:r>
      <w:r>
        <w:rPr>
          <w:rFonts w:ascii="Times New Roman" w:hAnsi="Times New Roman" w:cs="Times New Roman"/>
          <w:color w:val="auto"/>
        </w:rPr>
        <w:t xml:space="preserve">Dubois Olesea (OD), Responsable de la bibliothèque numérique de Sciences Po, entretien du 15/06/2026.</w:t>
      </w:r>
      <w:bookmarkEnd w:id="160"/>
      <w:r/>
      <w:r>
        <w:rPr>
          <w:rFonts w:ascii="Times New Roman" w:hAnsi="Times New Roman" w:cs="Times New Roman"/>
          <w:color w:val="auto"/>
        </w:rPr>
      </w:r>
    </w:p>
    <w:p w14:paraId="5D383A61" w14:textId="77777777">
      <w:pPr>
        <w:pBdr/>
        <w:spacing/>
        <w:ind/>
        <w:jc w:val="both"/>
        <w:rPr/>
      </w:pPr>
      <w:r/>
      <w:r/>
    </w:p>
    <w:p w14:paraId="51247394" w14:textId="77777777">
      <w:pPr>
        <w:pStyle w:val="2119"/>
        <w:pBdr/>
        <w:spacing/>
        <w:ind/>
        <w:jc w:val="both"/>
        <w:rPr>
          <w:rFonts w:ascii="Times New Roman" w:hAnsi="Times New Roman" w:cs="Times New Roman"/>
          <w:color w:val="auto"/>
        </w:rPr>
      </w:pPr>
      <w:r/>
      <w:bookmarkStart w:id="161" w:name="_Toc235108087"/>
      <w:r>
        <w:rPr>
          <w:rFonts w:ascii="Times New Roman" w:hAnsi="Times New Roman" w:cs="Times New Roman"/>
          <w:color w:val="auto"/>
        </w:rPr>
        <w:t xml:space="preserve">Annexe 8 : Dufournet Stéphane (SD), Responsable du Département du Patrimoine, de la conservation, et de la numérisation, entretien du 22/04/2026.</w:t>
      </w:r>
      <w:bookmarkEnd w:id="161"/>
      <w:r/>
      <w:r>
        <w:rPr>
          <w:rFonts w:ascii="Times New Roman" w:hAnsi="Times New Roman" w:cs="Times New Roman"/>
          <w:color w:val="auto"/>
        </w:rPr>
      </w:r>
    </w:p>
    <w:p w14:paraId="7E72D485" w14:textId="77777777">
      <w:pPr>
        <w:pBdr/>
        <w:spacing/>
        <w:ind/>
        <w:rPr/>
      </w:pPr>
      <w:r/>
      <w:r/>
    </w:p>
    <w:p w14:paraId="164FF7C4" w14:textId="77777777">
      <w:pPr>
        <w:pStyle w:val="2119"/>
        <w:pBdr/>
        <w:spacing/>
        <w:ind/>
        <w:jc w:val="both"/>
        <w:rPr>
          <w:rFonts w:ascii="Times New Roman" w:hAnsi="Times New Roman" w:cs="Times New Roman"/>
          <w:color w:val="auto"/>
        </w:rPr>
      </w:pPr>
      <w:r/>
      <w:bookmarkStart w:id="162" w:name="_Toc235108088"/>
      <w:r>
        <w:rPr>
          <w:rFonts w:ascii="Times New Roman" w:hAnsi="Times New Roman" w:cs="Times New Roman"/>
          <w:color w:val="auto"/>
        </w:rPr>
        <w:t xml:space="preserve">Annexe 9 : Gottely Alexandra (AG) : Responsable du Département partenariats et appui à la recherche, ancienne responsable de la bibliothèque numérique, entretien du 28/04/2026.</w:t>
      </w:r>
      <w:bookmarkEnd w:id="162"/>
      <w:r/>
      <w:r>
        <w:rPr>
          <w:rFonts w:ascii="Times New Roman" w:hAnsi="Times New Roman" w:cs="Times New Roman"/>
          <w:color w:val="auto"/>
        </w:rPr>
      </w:r>
    </w:p>
    <w:p w14:paraId="14E0E103" w14:textId="77777777">
      <w:pPr>
        <w:pBdr/>
        <w:spacing/>
        <w:ind/>
        <w:rPr/>
      </w:pPr>
      <w:r/>
      <w:r/>
    </w:p>
    <w:p w14:paraId="1224FC85" w14:textId="77777777">
      <w:pPr>
        <w:pStyle w:val="2119"/>
        <w:pBdr/>
        <w:spacing/>
        <w:ind/>
        <w:jc w:val="both"/>
        <w:rPr>
          <w:rFonts w:ascii="Times New Roman" w:hAnsi="Times New Roman" w:cs="Times New Roman"/>
          <w:color w:val="auto"/>
        </w:rPr>
      </w:pPr>
      <w:r/>
      <w:bookmarkStart w:id="163" w:name="_Toc235108089"/>
      <w:r>
        <w:rPr>
          <w:rFonts w:ascii="Times New Roman" w:hAnsi="Times New Roman" w:cs="Times New Roman"/>
          <w:color w:val="auto"/>
        </w:rPr>
        <w:t xml:space="preserve">Annexe 10 : </w:t>
      </w:r>
      <w:r>
        <w:rPr>
          <w:rFonts w:ascii="Times New Roman" w:hAnsi="Times New Roman" w:cs="Times New Roman"/>
          <w:color w:val="auto"/>
        </w:rPr>
        <w:t xml:space="preserve">Leulmi Mebrouk (BL), Responsable du Département informatique technique, entretien du 29/04/2026 et du 27/05/2026.</w:t>
      </w:r>
      <w:bookmarkEnd w:id="163"/>
      <w:r/>
      <w:r>
        <w:rPr>
          <w:rFonts w:ascii="Times New Roman" w:hAnsi="Times New Roman" w:cs="Times New Roman"/>
          <w:color w:val="auto"/>
        </w:rPr>
      </w:r>
    </w:p>
    <w:p w14:paraId="2FF83849" w14:textId="77777777">
      <w:pPr>
        <w:pBdr/>
        <w:spacing/>
        <w:ind/>
        <w:rPr/>
      </w:pPr>
      <w:r/>
      <w:r/>
    </w:p>
    <w:p w14:paraId="60940450" w14:textId="77777777">
      <w:pPr>
        <w:pStyle w:val="2119"/>
        <w:pBdr/>
        <w:spacing/>
        <w:ind/>
        <w:jc w:val="both"/>
        <w:rPr>
          <w:rFonts w:ascii="Times New Roman" w:hAnsi="Times New Roman" w:cs="Times New Roman"/>
          <w:color w:val="auto"/>
        </w:rPr>
      </w:pPr>
      <w:r/>
      <w:bookmarkStart w:id="164" w:name="_Toc235108090"/>
      <w:r>
        <w:rPr>
          <w:rFonts w:ascii="Times New Roman" w:hAnsi="Times New Roman" w:cs="Times New Roman"/>
          <w:color w:val="auto"/>
        </w:rPr>
        <w:t xml:space="preserve">Annexe 11</w:t>
      </w:r>
      <w:r>
        <w:rPr>
          <w:rFonts w:ascii="Times New Roman" w:hAnsi="Times New Roman" w:cs="Times New Roman"/>
          <w:color w:val="auto"/>
        </w:rPr>
        <w:t xml:space="preserve"> : </w:t>
      </w:r>
      <w:r>
        <w:rPr>
          <w:rFonts w:ascii="Times New Roman" w:hAnsi="Times New Roman" w:cs="Times New Roman"/>
          <w:color w:val="auto"/>
        </w:rPr>
        <w:t xml:space="preserve">Limandri Sandrine (SL) : Responsable de l’atelier de numérisation, entretien du 02/04/2026.</w:t>
      </w:r>
      <w:bookmarkEnd w:id="164"/>
      <w:r/>
      <w:r>
        <w:rPr>
          <w:rFonts w:ascii="Times New Roman" w:hAnsi="Times New Roman" w:cs="Times New Roman"/>
          <w:color w:val="auto"/>
        </w:rPr>
      </w:r>
    </w:p>
    <w:p w14:paraId="297648F5" w14:textId="77777777">
      <w:pPr>
        <w:pBdr/>
        <w:spacing/>
        <w:ind/>
        <w:rPr/>
      </w:pPr>
      <w:r/>
      <w:r/>
    </w:p>
    <w:p w14:paraId="39D994F4" w14:textId="77777777">
      <w:pPr>
        <w:pStyle w:val="2119"/>
        <w:pBdr/>
        <w:spacing/>
        <w:ind/>
        <w:jc w:val="both"/>
        <w:rPr>
          <w:rFonts w:ascii="Times New Roman" w:hAnsi="Times New Roman" w:cs="Times New Roman"/>
          <w:color w:val="auto"/>
        </w:rPr>
      </w:pPr>
      <w:r/>
      <w:bookmarkStart w:id="165" w:name="_Toc235108091"/>
      <w:r>
        <w:rPr>
          <w:rFonts w:ascii="Times New Roman" w:hAnsi="Times New Roman" w:cs="Times New Roman"/>
          <w:color w:val="auto"/>
        </w:rPr>
        <w:t xml:space="preserve">Annexe 12 : </w:t>
      </w:r>
      <w:r>
        <w:rPr>
          <w:rFonts w:ascii="Times New Roman" w:hAnsi="Times New Roman" w:cs="Times New Roman"/>
          <w:color w:val="auto"/>
        </w:rPr>
        <w:t xml:space="preserve">Merat Alix (AM) et Sourdillon Jeanne (JS) : Responsable et adjointe du Département des périodiques et des ressources électroniques, entretien du 15/04/2026.</w:t>
      </w:r>
      <w:bookmarkEnd w:id="165"/>
      <w:r>
        <w:rPr>
          <w:rFonts w:ascii="Times New Roman" w:hAnsi="Times New Roman" w:cs="Times New Roman"/>
          <w:color w:val="auto"/>
        </w:rPr>
        <w:t xml:space="preserve"> </w:t>
      </w:r>
      <w:r>
        <w:rPr>
          <w:rFonts w:ascii="Times New Roman" w:hAnsi="Times New Roman" w:cs="Times New Roman"/>
          <w:color w:val="auto"/>
        </w:rPr>
      </w:r>
    </w:p>
    <w:p w14:paraId="6B342616" w14:textId="77777777">
      <w:pPr>
        <w:pBdr/>
        <w:spacing/>
        <w:ind/>
        <w:rPr/>
      </w:pPr>
      <w:r/>
      <w:r/>
    </w:p>
    <w:p w14:paraId="4AA604D7" w14:textId="77777777">
      <w:pPr>
        <w:pStyle w:val="2119"/>
        <w:pBdr/>
        <w:spacing/>
        <w:ind/>
        <w:jc w:val="both"/>
        <w:rPr>
          <w:rFonts w:ascii="Times New Roman" w:hAnsi="Times New Roman" w:cs="Times New Roman"/>
          <w:color w:val="auto"/>
        </w:rPr>
      </w:pPr>
      <w:r/>
      <w:bookmarkStart w:id="166" w:name="_Toc235108092"/>
      <w:r>
        <w:rPr>
          <w:rFonts w:ascii="Times New Roman" w:hAnsi="Times New Roman" w:cs="Times New Roman"/>
          <w:color w:val="auto"/>
        </w:rPr>
        <w:t xml:space="preserve">Annexe 13 : </w:t>
      </w:r>
      <w:r>
        <w:rPr>
          <w:rFonts w:ascii="Times New Roman" w:hAnsi="Times New Roman" w:cs="Times New Roman"/>
          <w:color w:val="auto"/>
        </w:rPr>
        <w:t xml:space="preserve">Suszko Fanny (FS), stagiaire, état de l’existant de la bibliothèque numérique actuelle et du prototype Codex datant du 16/06/2026.</w:t>
      </w:r>
      <w:bookmarkEnd w:id="166"/>
      <w:r/>
      <w:r>
        <w:rPr>
          <w:rFonts w:ascii="Times New Roman" w:hAnsi="Times New Roman" w:cs="Times New Roman"/>
          <w:color w:val="auto"/>
        </w:rPr>
      </w:r>
    </w:p>
    <w:p w14:paraId="5E1486D8" w14:textId="77777777">
      <w:pPr>
        <w:pBdr/>
        <w:spacing/>
        <w:ind/>
        <w:rPr/>
      </w:pPr>
      <w:r/>
      <w:r/>
    </w:p>
    <w:p w14:paraId="5485E508" w14:textId="77777777">
      <w:pPr>
        <w:pStyle w:val="2119"/>
        <w:pBdr/>
        <w:spacing/>
        <w:ind/>
        <w:jc w:val="both"/>
        <w:rPr>
          <w:rFonts w:ascii="Times New Roman" w:hAnsi="Times New Roman" w:cs="Times New Roman"/>
          <w:color w:val="auto"/>
        </w:rPr>
      </w:pPr>
      <w:r/>
      <w:bookmarkStart w:id="167" w:name="_Toc235108093"/>
      <w:r>
        <w:rPr>
          <w:rFonts w:ascii="Times New Roman" w:hAnsi="Times New Roman" w:cs="Times New Roman"/>
          <w:color w:val="auto"/>
        </w:rPr>
        <w:t xml:space="preserve">Annexe 14 : </w:t>
      </w:r>
      <w:r>
        <w:rPr>
          <w:rFonts w:ascii="Times New Roman" w:hAnsi="Times New Roman" w:cs="Times New Roman"/>
          <w:color w:val="auto"/>
        </w:rPr>
        <w:t xml:space="preserve">Enquête de satisfaction sous LimeSurvey ouverte du 14 avril au 03 juillet 2026 sur les sites de la bibliothèque numérique et de la bibliothèque Cujas.</w:t>
      </w:r>
      <w:bookmarkEnd w:id="167"/>
      <w:r/>
      <w:r>
        <w:rPr>
          <w:rFonts w:ascii="Times New Roman" w:hAnsi="Times New Roman" w:cs="Times New Roman"/>
          <w:color w:val="auto"/>
        </w:rPr>
      </w:r>
    </w:p>
    <w:p w14:paraId="2FB05892" w14:textId="77777777">
      <w:pPr>
        <w:pBdr/>
        <w:spacing/>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14:paraId="1B42ABC3" w14:textId="77777777">
      <w:pPr>
        <w:pBdr/>
        <w:spacing/>
        <w:ind/>
        <w:rPr>
          <w:rFonts w:ascii="Times New Roman" w:hAnsi="Times New Roman" w:cs="Times New Roman"/>
          <w:sz w:val="24"/>
        </w:rPr>
      </w:pPr>
      <w:r>
        <w:rPr>
          <w:rFonts w:ascii="Times New Roman" w:hAnsi="Times New Roman" w:cs="Times New Roman"/>
          <w:sz w:val="24"/>
        </w:rPr>
        <w:t xml:space="preserve">Public : </w:t>
      </w:r>
      <w:r>
        <w:rPr>
          <w:rFonts w:ascii="Times New Roman" w:hAnsi="Times New Roman" w:cs="Times New Roman"/>
          <w:sz w:val="24"/>
        </w:rPr>
      </w:r>
    </w:p>
    <w:p w14:paraId="67C41FB2" w14:textId="77777777">
      <w:pPr>
        <w:pStyle w:val="2147"/>
        <w:pBdr/>
        <w:spacing/>
        <w:ind/>
        <w:jc w:val="center"/>
        <w:rPr/>
      </w:pPr>
      <w:r>
        <mc:AlternateContent>
          <mc:Choice Requires="wpg">
            <w:drawing>
              <wp:inline xmlns:wp="http://schemas.openxmlformats.org/drawingml/2006/wordprocessingDrawing" distT="0" distB="0" distL="0" distR="0">
                <wp:extent cx="4235450" cy="3181350"/>
                <wp:effectExtent l="0" t="0" r="0" b="0"/>
                <wp:docPr id="1" name="Image 2" descr="C:\Users\FSuszko\AppData\Local\Temp\91cc19ba-1201-4e3e-91fe-a8285852ce5d_allChartImages.zip.allChartImages.zip\1497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Suszko\AppData\Local\Temp\91cc19ba-1201-4e3e-91fe-a8285852ce5d_allChartImages.zip.allChartImages.zip\149765.png"/>
                        <pic:cNvPicPr>
                          <a:picLocks noChangeAspect="1"/>
                        </pic:cNvPicPr>
                        <pic:nvPr/>
                      </pic:nvPicPr>
                      <pic:blipFill rotWithShape="1">
                        <a:blip r:embed="rId11"/>
                        <a:stretch/>
                      </pic:blipFill>
                      <pic:spPr bwMode="auto">
                        <a:xfrm>
                          <a:off x="0" y="0"/>
                          <a:ext cx="4235450" cy="3181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3.50pt;height:250.50pt;mso-wrap-distance-left:0.00pt;mso-wrap-distance-top:0.00pt;mso-wrap-distance-right:0.00pt;mso-wrap-distance-bottom:0.00pt;z-index:1;" stroked="f">
                <v:imagedata r:id="rId11" o:title=""/>
                <o:lock v:ext="edit" rotation="t"/>
              </v:shape>
            </w:pict>
          </mc:Fallback>
        </mc:AlternateContent>
      </w:r>
      <w:r/>
    </w:p>
    <w:p w14:paraId="6A00D0EB" w14:textId="77777777">
      <w:pPr>
        <w:pBdr/>
        <w:spacing/>
        <w:ind/>
        <w:jc w:val="both"/>
        <w:rPr>
          <w:rFonts w:ascii="Times New Roman" w:hAnsi="Times New Roman" w:cs="Times New Roman"/>
          <w:sz w:val="24"/>
        </w:rPr>
      </w:pPr>
      <w:r>
        <w:rPr>
          <w:rFonts w:ascii="Times New Roman" w:hAnsi="Times New Roman" w:cs="Times New Roman"/>
          <w:sz w:val="24"/>
        </w:rPr>
        <w:t xml:space="preserve">Spécialité des lecteurs. </w:t>
      </w:r>
      <w:r>
        <w:rPr>
          <w:rFonts w:ascii="Times New Roman" w:hAnsi="Times New Roman" w:cs="Times New Roman"/>
          <w:sz w:val="24"/>
        </w:rPr>
      </w:r>
    </w:p>
    <w:p w14:paraId="3C5BBEBB" w14:textId="77777777">
      <w:pPr>
        <w:pBdr/>
        <w:spacing/>
        <w:ind/>
        <w:jc w:val="center"/>
        <w:rPr/>
      </w:pPr>
      <w:r>
        <w:rPr>
          <w:lang w:eastAsia="fr-FR"/>
        </w:rPr>
        <mc:AlternateContent>
          <mc:Choice Requires="wpg">
            <w:drawing>
              <wp:inline xmlns:wp="http://schemas.openxmlformats.org/drawingml/2006/wordprocessingDrawing" distT="0" distB="0" distL="0" distR="0">
                <wp:extent cx="4235450" cy="3181350"/>
                <wp:effectExtent l="0" t="0" r="0" b="0"/>
                <wp:docPr id="2" name="Image 1" descr="C:\Users\FSuszko\AppData\Local\Temp\3045db35-2a23-4e81-a0ff-7d79aacc15f4_allChartImages.zip.allChartImages.zip\149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Suszko\AppData\Local\Temp\3045db35-2a23-4e81-a0ff-7d79aacc15f4_allChartImages.zip.allChartImages.zip\149774.png"/>
                        <pic:cNvPicPr>
                          <a:picLocks noChangeAspect="1"/>
                        </pic:cNvPicPr>
                        <pic:nvPr/>
                      </pic:nvPicPr>
                      <pic:blipFill rotWithShape="1">
                        <a:blip r:embed="rId12"/>
                        <a:stretch/>
                      </pic:blipFill>
                      <pic:spPr bwMode="auto">
                        <a:xfrm>
                          <a:off x="0" y="0"/>
                          <a:ext cx="4235450" cy="3181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3.50pt;height:250.50pt;mso-wrap-distance-left:0.00pt;mso-wrap-distance-top:0.00pt;mso-wrap-distance-right:0.00pt;mso-wrap-distance-bottom:0.00pt;z-index:1;" stroked="f">
                <v:imagedata r:id="rId12" o:title=""/>
                <o:lock v:ext="edit" rotation="t"/>
              </v:shape>
            </w:pict>
          </mc:Fallback>
        </mc:AlternateContent>
      </w:r>
      <w:r/>
    </w:p>
    <w:p w14:paraId="26B0F356" w14:textId="77777777">
      <w:pPr>
        <w:pBdr/>
        <w:spacing/>
        <w:ind/>
        <w:rPr>
          <w:rFonts w:ascii="Times New Roman" w:hAnsi="Times New Roman" w:cs="Times New Roman"/>
          <w:sz w:val="24"/>
        </w:rPr>
      </w:pPr>
      <w:r>
        <w:rPr>
          <w:rFonts w:ascii="Times New Roman" w:hAnsi="Times New Roman" w:cs="Times New Roman"/>
          <w:sz w:val="24"/>
        </w:rPr>
        <w:t xml:space="preserve">Réponses aux nouveaux services ou fonctionnalités proposées : </w:t>
      </w:r>
      <w:r>
        <w:rPr>
          <w:rFonts w:ascii="Times New Roman" w:hAnsi="Times New Roman" w:cs="Times New Roman"/>
          <w:sz w:val="24"/>
        </w:rPr>
      </w:r>
    </w:p>
    <w:p w14:paraId="6D73F731" w14:textId="77777777">
      <w:pPr>
        <w:pStyle w:val="2147"/>
        <w:pBdr/>
        <w:spacing/>
        <w:ind/>
        <w:jc w:val="center"/>
        <w:rPr/>
      </w:pPr>
      <w:r>
        <mc:AlternateContent>
          <mc:Choice Requires="wpg">
            <w:drawing>
              <wp:inline xmlns:wp="http://schemas.openxmlformats.org/drawingml/2006/wordprocessingDrawing" distT="0" distB="0" distL="0" distR="0">
                <wp:extent cx="4235450" cy="3181350"/>
                <wp:effectExtent l="0" t="0" r="0" b="0"/>
                <wp:docPr id="3" name="Image 3" descr="C:\Users\FSuszko\AppData\Local\Temp\703d70ac-9f30-4e3d-b734-218fdc0eea21_allChartImages.zip.allChartImages.zip\149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Suszko\AppData\Local\Temp\703d70ac-9f30-4e3d-b734-218fdc0eea21_allChartImages.zip.allChartImages.zip\149824.png"/>
                        <pic:cNvPicPr>
                          <a:picLocks noChangeAspect="1"/>
                        </pic:cNvPicPr>
                        <pic:nvPr/>
                      </pic:nvPicPr>
                      <pic:blipFill rotWithShape="1">
                        <a:blip r:embed="rId13"/>
                        <a:stretch/>
                      </pic:blipFill>
                      <pic:spPr bwMode="auto">
                        <a:xfrm>
                          <a:off x="0" y="0"/>
                          <a:ext cx="4235450" cy="3181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3.50pt;height:250.50pt;mso-wrap-distance-left:0.00pt;mso-wrap-distance-top:0.00pt;mso-wrap-distance-right:0.00pt;mso-wrap-distance-bottom:0.00pt;z-index:1;" stroked="f">
                <v:imagedata r:id="rId13" o:title=""/>
                <o:lock v:ext="edit" rotation="t"/>
              </v:shape>
            </w:pict>
          </mc:Fallback>
        </mc:AlternateContent>
      </w:r>
      <w:r/>
    </w:p>
    <w:p w14:paraId="14DF018C" w14:textId="77777777">
      <w:pPr>
        <w:pBdr/>
        <w:spacing/>
        <w:ind/>
        <w:rPr/>
      </w:pPr>
      <w:r/>
      <w:r/>
    </w:p>
    <w:sectPr>
      <w:footerReference w:type="default" r:id="rId9"/>
      <w:footnotePr>
        <w:pos w:val="beneathText"/>
      </w:footnotePr>
      <w:endnotePr/>
      <w:type w:val="nextPage"/>
      <w:pgSz w:h="16838" w:orient="portrait"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BOLARD Cécile" w:date="2026-07-17T13:31:00Z" w:initials="BC">
    <w:p w14:paraId="00000001" w14:textId="00000001">
      <w:pPr>
        <w:spacing w:line="240" w:after="0" w:lineRule="auto" w:before="0"/>
        <w:ind w:firstLine="0" w:left="0" w:right="0"/>
        <w:jc w:val="left"/>
      </w:pPr>
      <w:r>
        <w:rPr>
          <w:rFonts w:eastAsia="Arial" w:ascii="Arial" w:hAnsi="Arial" w:cs="Arial"/>
          <w:sz w:val="22"/>
        </w:rPr>
        <w:t xml:space="preserve">Assez d’accord. Dans Codex, on a un accès tous document (Explorer) qui permet une recherche par filtrage, et un accès chronothématique sous « collections ». </w:t>
      </w:r>
    </w:p>
    <w:p w14:paraId="00000002" w14:textId="00000002">
      <w:pPr>
        <w:spacing w:line="240" w:after="0" w:lineRule="auto" w:before="0"/>
        <w:ind w:firstLine="0" w:left="0" w:right="0"/>
        <w:jc w:val="left"/>
      </w:pPr>
      <w:r>
        <w:rPr>
          <w:rFonts w:eastAsia="Arial" w:ascii="Arial" w:hAnsi="Arial" w:cs="Arial"/>
          <w:sz w:val="22"/>
        </w:rPr>
        <w:t xml:space="preserve">En vérité, je pense qu’il nous faut : </w:t>
      </w:r>
    </w:p>
    <w:p w14:paraId="00000003" w14:textId="00000003">
      <w:pPr>
        <w:spacing w:line="240" w:after="0" w:lineRule="auto" w:before="0"/>
        <w:ind w:firstLine="0" w:left="0" w:right="0"/>
        <w:jc w:val="left"/>
      </w:pPr>
      <w:r>
        <w:rPr>
          <w:rFonts w:eastAsia="Arial" w:ascii="Arial" w:hAnsi="Arial" w:cs="Arial"/>
          <w:sz w:val="22"/>
        </w:rPr>
        <w:t xml:space="preserve">- un accès Explorer</w:t>
      </w:r>
    </w:p>
    <w:p w14:paraId="00000004" w14:textId="00000004">
      <w:pPr>
        <w:spacing w:line="240" w:after="0" w:lineRule="auto" w:before="0"/>
        <w:ind w:firstLine="0" w:left="0" w:right="0"/>
        <w:jc w:val="left"/>
      </w:pPr>
      <w:r>
        <w:rPr>
          <w:rFonts w:eastAsia="Arial" w:ascii="Arial" w:hAnsi="Arial" w:cs="Arial"/>
          <w:sz w:val="22"/>
        </w:rPr>
        <w:t xml:space="preserve">- un accès Collections = les corpus </w:t>
      </w:r>
    </w:p>
    <w:p w14:paraId="00000005" w14:textId="00000005">
      <w:pPr>
        <w:spacing w:line="240" w:after="0" w:lineRule="auto" w:before="0"/>
        <w:ind w:firstLine="0" w:left="0" w:right="0"/>
        <w:jc w:val="left"/>
      </w:pPr>
      <w:r>
        <w:rPr>
          <w:rFonts w:eastAsia="Arial" w:ascii="Arial" w:hAnsi="Arial" w:cs="Arial"/>
          <w:sz w:val="22"/>
        </w:rPr>
        <w:t xml:space="preserve">- un accès Thématiques  : sur la base de requêtes comme aujourd’hui.  </w:t>
      </w:r>
    </w:p>
  </w:comment>
  <w:comment w:id="8" w:author="BOLARD Cécile" w:date="2026-07-17T13:18:00Z" w:initials="BC">
    <w:p w14:paraId="00000006" w14:textId="00000006">
      <w:pPr>
        <w:spacing w:line="240" w:after="0" w:lineRule="auto" w:before="0"/>
        <w:ind w:firstLine="0" w:left="0" w:right="0"/>
        <w:jc w:val="left"/>
      </w:pPr>
      <w:r>
        <w:rPr>
          <w:rFonts w:eastAsia="Arial" w:ascii="Arial" w:hAnsi="Arial" w:cs="Arial"/>
          <w:sz w:val="22"/>
        </w:rPr>
        <w:t xml:space="preserve">Je ne suis pas d’accord. Codex propose de rebondir depuis les sujets, couverture géographique, période, et il y a des documents similaires en bas à droite de l’écran, dont on ne sait d’ailleurs comment c’est construit</w:t>
      </w:r>
    </w:p>
  </w:comment>
  <w:comment w:id="7" w:author="BOLARD Cécile" w:date="2026-07-17T13:29:00Z" w:initials="BC">
    <w:p w14:paraId="00000007" w14:textId="00000007">
      <w:pPr>
        <w:spacing w:line="240" w:after="0" w:lineRule="auto" w:before="0"/>
        <w:ind w:firstLine="0" w:left="0" w:right="0"/>
        <w:jc w:val="left"/>
      </w:pPr>
      <w:r>
        <w:rPr>
          <w:rFonts w:eastAsia="Arial" w:ascii="Arial" w:hAnsi="Arial" w:cs="Arial"/>
          <w:sz w:val="22"/>
        </w:rPr>
        <w:t xml:space="preserve">Il n’y a pas de plan du site : à ajouter</w:t>
      </w:r>
    </w:p>
  </w:comment>
  <w:comment w:id="6" w:author="BOLARD Cécile" w:date="2026-07-17T09:51:00Z" w:initials="BC">
    <w:p w14:paraId="00000008" w14:textId="00000008">
      <w:pPr>
        <w:spacing w:line="240" w:after="0" w:lineRule="auto" w:before="0"/>
        <w:ind w:firstLine="0" w:left="0" w:right="0"/>
        <w:jc w:val="left"/>
      </w:pPr>
      <w:r>
        <w:rPr>
          <w:rFonts w:eastAsia="Arial" w:ascii="Arial" w:hAnsi="Arial" w:cs="Arial"/>
          <w:sz w:val="22"/>
        </w:rPr>
        <w:t xml:space="preserve">Fanny il faut que tu m’expliques, je ne comprends pas bien de quoi il s’agit. Il faudrait détailler ce dont il s’agit. </w:t>
      </w:r>
    </w:p>
  </w:comment>
  <w:comment w:id="5" w:author="BOLARD Cécile" w:date="2026-07-17T09:05:00Z" w:initials="BC">
    <w:p w14:paraId="00000009" w14:textId="00000009">
      <w:pPr>
        <w:spacing w:line="240" w:after="0" w:lineRule="auto" w:before="0"/>
        <w:ind w:firstLine="0" w:left="0" w:right="0"/>
        <w:jc w:val="left"/>
      </w:pPr>
      <w:r>
        <w:rPr>
          <w:rFonts w:eastAsia="Arial" w:ascii="Arial" w:hAnsi="Arial" w:cs="Arial"/>
          <w:sz w:val="22"/>
        </w:rPr>
        <w:t xml:space="preserve">Fanny il faudrait simplifier et mettre les choses dans l’ordre. </w:t>
      </w:r>
    </w:p>
    <w:p w14:paraId="0000000A" w14:textId="0000000A">
      <w:pPr>
        <w:spacing w:line="240" w:after="0" w:lineRule="auto" w:before="0"/>
        <w:ind w:firstLine="0" w:left="0" w:right="0"/>
        <w:jc w:val="left"/>
      </w:pPr>
      <w:r>
        <w:rPr>
          <w:rFonts w:eastAsia="Arial" w:ascii="Arial" w:hAnsi="Arial" w:cs="Arial"/>
          <w:sz w:val="22"/>
        </w:rPr>
        <w:t xml:space="preserve"/>
      </w:r>
    </w:p>
  </w:comment>
  <w:comment w:id="4" w:author="BOLARD Cécile" w:date="2026-07-17T09:03:00Z" w:initials="BC">
    <w:p w14:paraId="0000000B" w14:textId="0000000B">
      <w:pPr>
        <w:spacing w:line="240" w:after="0" w:lineRule="auto" w:before="0"/>
        <w:ind w:firstLine="0" w:left="0" w:right="0"/>
        <w:jc w:val="left"/>
      </w:pPr>
      <w:r>
        <w:rPr>
          <w:rFonts w:eastAsia="Arial" w:ascii="Arial" w:hAnsi="Arial" w:cs="Arial"/>
          <w:sz w:val="22"/>
        </w:rPr>
        <w:t xml:space="preserve">Mettre Pour une minorité, ou Pour une majorité selon le cas. Il faut qu’on connaisse le sentiment majoritaire. </w:t>
      </w:r>
    </w:p>
  </w:comment>
  <w:comment w:id="3" w:author="BOLARD Cécile" w:date="2026-07-17T09:00:00Z" w:initials="BC">
    <w:p w14:paraId="0000000C" w14:textId="0000000C">
      <w:pPr>
        <w:spacing w:line="240" w:after="0" w:lineRule="auto" w:before="0"/>
        <w:ind w:firstLine="0" w:left="0" w:right="0"/>
        <w:jc w:val="left"/>
      </w:pPr>
      <w:r>
        <w:rPr>
          <w:rFonts w:eastAsia="Arial" w:ascii="Arial" w:hAnsi="Arial" w:cs="Arial"/>
          <w:sz w:val="22"/>
        </w:rPr>
        <w:t xml:space="preserve">Tu as déjà dit que ce n’est pas à niveau du service attendu</w:t>
      </w:r>
    </w:p>
  </w:comment>
  <w:comment w:id="2" w:author="BOLARD Cécile" w:date="2026-07-17T08:59:00Z" w:initials="BC">
    <w:p w14:paraId="0000000D" w14:textId="0000000D">
      <w:pPr>
        <w:spacing w:line="240" w:after="0" w:lineRule="auto" w:before="0"/>
        <w:ind w:firstLine="0" w:left="0" w:right="0"/>
        <w:jc w:val="left"/>
      </w:pPr>
      <w:r>
        <w:rPr>
          <w:rFonts w:eastAsia="Arial" w:ascii="Arial" w:hAnsi="Arial" w:cs="Arial"/>
          <w:sz w:val="22"/>
        </w:rPr>
        <w:t xml:space="preserve">Je ne comprends pas</w:t>
      </w:r>
    </w:p>
  </w:comment>
  <w:comment w:id="1" w:author="BOLARD Cécile" w:date="2026-07-17T08:57:00Z" w:initials="BC">
    <w:p w14:paraId="0000000E" w14:textId="0000000E">
      <w:pPr>
        <w:spacing w:line="240" w:after="0" w:lineRule="auto" w:before="0"/>
        <w:ind w:firstLine="0" w:left="0" w:right="0"/>
        <w:jc w:val="left"/>
      </w:pPr>
      <w:r>
        <w:rPr>
          <w:rFonts w:eastAsia="Arial" w:ascii="Arial" w:hAnsi="Arial" w:cs="Arial"/>
          <w:sz w:val="22"/>
        </w:rPr>
        <w:t xml:space="preserve">Dire ce que cela permet de faire et en quoi ce n’est pas à niveau de ce qui se fait aujourd’hui</w:t>
      </w:r>
    </w:p>
  </w:comment>
  <w:comment w:id="0" w:author="BOLARD Cécile" w:date="2026-07-17T08:55:00Z" w:initials="BC">
    <w:p w14:paraId="0000000F" w14:textId="0000000F">
      <w:pPr>
        <w:spacing w:line="240" w:after="0" w:lineRule="auto" w:before="0"/>
        <w:ind w:firstLine="0" w:left="0" w:right="0"/>
        <w:jc w:val="left"/>
      </w:pPr>
      <w:r>
        <w:rPr>
          <w:rFonts w:eastAsia="Arial" w:ascii="Arial" w:hAnsi="Arial" w:cs="Arial"/>
          <w:sz w:val="22"/>
        </w:rPr>
        <w:t xml:space="preserve">Pour l’enquête en ligne, on considère les professionnels qui ont répondu comme des lecteurs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5" w15:done="0"/>
  <w15:commentEx w15:paraId="00000006" w15:done="0"/>
  <w15:commentEx w15:paraId="00000007" w15:done="0"/>
  <w15:commentEx w15:paraId="00000008" w15:done="0"/>
  <w15:commentEx w15:paraId="0000000A" w15:done="0"/>
  <w15:commentEx w15:paraId="0000000B" w15:done="0"/>
  <w15:commentEx w15:paraId="0000000C" w15:done="0"/>
  <w15:commentEx w15:paraId="0000000D" w15:done="0"/>
  <w15:commentEx w15:paraId="0000000E" w15:done="0"/>
  <w15:commentEx w15:paraId="0000000F" w15:done="0"/>
</w15:commentsEx>
</file>

<file path=word/commentsIds.xml><?xml version="1.0" encoding="utf-8"?>
<w16cid:commentsIds xmlns:mc="http://schemas.openxmlformats.org/markup-compatibility/2006" xmlns:w16cid="http://schemas.microsoft.com/office/word/2016/wordml/cid" mc:Ignorable="w16cid">
  <w16cid:commentId w16cid:paraId="00000005" w16cid:durableId="65459DC2"/>
  <w16cid:commentId w16cid:paraId="00000006" w16cid:durableId="622F5ED0"/>
  <w16cid:commentId w16cid:paraId="00000007" w16cid:durableId="4AB34000"/>
  <w16cid:commentId w16cid:paraId="00000008" w16cid:durableId="49A9B2D3"/>
  <w16cid:commentId w16cid:paraId="0000000A" w16cid:durableId="1F27BCCE"/>
  <w16cid:commentId w16cid:paraId="0000000B" w16cid:durableId="1CD9DB2F"/>
  <w16cid:commentId w16cid:paraId="0000000C" w16cid:durableId="2032ECA4"/>
  <w16cid:commentId w16cid:paraId="0000000D" w16cid:durableId="02E2963A"/>
  <w16cid:commentId w16cid:paraId="0000000E" w16cid:durableId="37EF39A9"/>
  <w16cid:commentId w16cid:paraId="0000000F" w16cid:durableId="54EA4C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CBB854D" w14:textId="77777777">
      <w:pPr>
        <w:pBdr/>
        <w:spacing w:after="0" w:line="240" w:lineRule="auto"/>
        <w:ind/>
        <w:rPr/>
      </w:pPr>
      <w:r>
        <w:separator/>
      </w:r>
      <w:r/>
    </w:p>
  </w:endnote>
  <w:endnote w:type="continuationSeparator" w:id="0">
    <w:p w14:paraId="00A5C8F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Segoe UI">
    <w:panose1 w:val="020B0502040504020204"/>
  </w:font>
  <w:font w:name="Times New Roman">
    <w:panose1 w:val="02020603050405020304"/>
  </w:font>
  <w:font w:name="Calibri Light">
    <w:panose1 w:val="020F0502020204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42488546"/>
      <w:docPartObj>
        <w:docPartGallery w:val="Page Numbers (Bottom of Page)"/>
        <w:docPartUnique w:val="true"/>
      </w:docPartObj>
      <w:rPr>
        <w:rFonts w:ascii="Times New Roman" w:hAnsi="Times New Roman" w:cs="Times New Roman"/>
        <w:sz w:val="24"/>
      </w:rPr>
    </w:sdtPr>
    <w:sdtContent>
      <w:p w14:paraId="71BF8A0B" w14:textId="18611EFB">
        <w:pPr>
          <w:pStyle w:val="2143"/>
          <w:pBdr/>
          <w:spacing/>
          <w:ind/>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PAGE   \* MERGEFORMAT</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r>
      </w:p>
    </w:sdtContent>
  </w:sdt>
  <w:p w14:paraId="5C1FA954" w14:textId="77777777">
    <w:pPr>
      <w:pStyle w:val="2143"/>
      <w:pBdr/>
      <w:spacing/>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2C8ED35" w14:textId="77777777">
      <w:pPr>
        <w:pBdr/>
        <w:spacing w:after="0" w:line="240" w:lineRule="auto"/>
        <w:ind/>
        <w:rPr/>
      </w:pPr>
      <w:r>
        <w:separator/>
      </w:r>
      <w:r/>
    </w:p>
  </w:footnote>
  <w:footnote w:type="continuationSeparator" w:id="0">
    <w:p w14:paraId="3205382F" w14:textId="77777777">
      <w:pPr>
        <w:pBdr/>
        <w:spacing w:after="0" w:line="240" w:lineRule="auto"/>
        <w:ind/>
        <w:rPr/>
      </w:pPr>
      <w:r>
        <w:continuationSeparator/>
      </w:r>
      <w:r/>
    </w:p>
  </w:footnote>
  <w:footnote w:id="2">
    <w:p w14:paraId="7CB252F2"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hyperlink r:id="rId1" w:tooltip="https://ccfr.bnf.fr/portailccfr/servlet/ViewManager?menu=public_menu_view&amp;record=rnbcd:INSTITUTION:7824&amp;setCache=all_rnbcd.RNBCD_GLOBALE_MULTI&amp;fromList=true&amp;source=all_rnbcd&amp;action=public_search_top&amp;query=RNBCD_GLOBALE" w:history="1">
        <w:r>
          <w:rPr>
            <w:rStyle w:val="2130"/>
            <w:rFonts w:ascii="Times New Roman" w:hAnsi="Times New Roman" w:cs="Times New Roman"/>
            <w:sz w:val="22"/>
          </w:rPr>
          <w:t xml:space="preserve">https://ccfr.bnf.fr/portailccfr/servlet/ViewManager?menu=public_menu_view&amp;record=rnbcd:INSTITUTION:7824&amp;setCache=all_rnbcd.RNBCD_GLOBALE_MULTI&amp;fromList=true&amp;source=all_rnbcd&amp;action=public_search_top&amp;query=RNBCD_GLOBALE</w:t>
        </w:r>
      </w:hyperlink>
      <w:r/>
      <w:r>
        <w:rPr>
          <w:rFonts w:ascii="Times New Roman" w:hAnsi="Times New Roman" w:cs="Times New Roman"/>
          <w:sz w:val="22"/>
        </w:rPr>
      </w:r>
    </w:p>
  </w:footnote>
  <w:footnote w:id="3">
    <w:p w14:paraId="6024F982" w14:textId="77777777">
      <w:pPr>
        <w:pStyle w:val="2138"/>
        <w:pBdr/>
        <w:spacing/>
        <w:ind/>
        <w:jc w:val="both"/>
        <w:rPr>
          <w:rFonts w:ascii="Times New Roman" w:hAnsi="Times New Roman" w:cs="Times New Roman"/>
          <w:i/>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i/>
        </w:rPr>
      </w:r>
    </w:p>
  </w:footnote>
  <w:footnote w:id="4">
    <w:p w14:paraId="0584EA24"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hyperlink r:id="rId2" w:tooltip="https://biu-cujas.univ-paris1.fr/histoire-missions-et-partenariats/" w:history="1">
        <w:r>
          <w:rPr>
            <w:rStyle w:val="2130"/>
            <w:rFonts w:ascii="Times New Roman" w:hAnsi="Times New Roman" w:cs="Times New Roman"/>
            <w:sz w:val="22"/>
          </w:rPr>
          <w:t xml:space="preserve">https://biu-cujas.univ-paris1.fr/histoire-missions-et-partenariats/</w:t>
        </w:r>
      </w:hyperlink>
      <w:r>
        <w:rPr>
          <w:rFonts w:ascii="Times New Roman" w:hAnsi="Times New Roman" w:cs="Times New Roman"/>
          <w:sz w:val="22"/>
        </w:rPr>
        <w:t xml:space="preserve"> </w:t>
      </w:r>
      <w:r>
        <w:rPr>
          <w:rFonts w:ascii="Times New Roman" w:hAnsi="Times New Roman" w:cs="Times New Roman"/>
        </w:rPr>
      </w:r>
    </w:p>
  </w:footnote>
  <w:footnote w:id="5">
    <w:p w14:paraId="5717087F" w14:textId="77777777">
      <w:pPr>
        <w:pStyle w:val="2138"/>
        <w:pBdr/>
        <w:spacing/>
        <w:ind/>
        <w:rPr/>
      </w:pPr>
      <w:r>
        <w:rPr>
          <w:rStyle w:val="2140"/>
          <w:rFonts w:ascii="Times New Roman" w:hAnsi="Times New Roman" w:cs="Times New Roman"/>
          <w:sz w:val="22"/>
        </w:rPr>
        <w:footnoteRef/>
      </w:r>
      <w:hyperlink r:id="rId3" w:tooltip="https://ccfr.bnf.fr/portailccfr/servlet/ViewManager?menu=public_menu_view&amp;record=rnbcd:INSTITUTION:7824&amp;setCache=all_rnbcd.RNBCD_GLOBALE_MULTI&amp;fromList=true&amp;source=all_rnbcd&amp;action=public_search_top&amp;query=RNBCD_GLOBALE" w:history="1">
        <w:r>
          <w:rPr>
            <w:rStyle w:val="2130"/>
            <w:rFonts w:ascii="Times New Roman" w:hAnsi="Times New Roman" w:cs="Times New Roman"/>
            <w:sz w:val="22"/>
          </w:rPr>
          <w:t xml:space="preserve">https://ccfr.bnf.fr/portailccfr/servlet/ViewManager?menu=public_menu_view&amp;record=rnbcd:INSTITUTION:7824&amp;setCache=all_rnbcd.RNBCD_GLOBALE_MULTI&amp;fromList=true&amp;source=all_rnbcd&amp;action=public_search_top&amp;query=RNBCD_GLOBALE</w:t>
        </w:r>
      </w:hyperlink>
      <w:r/>
      <w:r/>
    </w:p>
  </w:footnote>
  <w:footnote w:id="6">
    <w:p w14:paraId="29ADCA6D" w14:textId="77777777">
      <w:pPr>
        <w:pStyle w:val="2138"/>
        <w:pBdr/>
        <w:spacing/>
        <w:ind/>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rPr>
      </w:r>
    </w:p>
  </w:footnote>
  <w:footnote w:id="7">
    <w:p w14:paraId="0B3B8CB8"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Dossier Num &gt; Num_historique &gt; 2007 Refonte du programme de numérisation de Cujas.</w:t>
      </w:r>
      <w:r>
        <w:rPr>
          <w:rFonts w:ascii="Times New Roman" w:hAnsi="Times New Roman" w:cs="Times New Roman"/>
        </w:rPr>
      </w:r>
    </w:p>
  </w:footnote>
  <w:footnote w:id="8">
    <w:p w14:paraId="06922F83"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Dossier Num &gt; Num_historique &gt; 2007 Refonte du programme de numérisation de Cujas.</w:t>
      </w:r>
      <w:r>
        <w:rPr>
          <w:rFonts w:ascii="Times New Roman" w:hAnsi="Times New Roman" w:cs="Times New Roman"/>
          <w:sz w:val="22"/>
        </w:rPr>
      </w:r>
    </w:p>
  </w:footnote>
  <w:footnote w:id="9">
    <w:p w14:paraId="31355EB3"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10">
    <w:p w14:paraId="677ED603"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11">
    <w:p w14:paraId="07E51AE4"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12">
    <w:p w14:paraId="7B456295"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BL (</w:t>
      </w:r>
      <w:r>
        <w:rPr>
          <w:rFonts w:ascii="Times New Roman" w:hAnsi="Times New Roman" w:cs="Times New Roman"/>
          <w:sz w:val="22"/>
        </w:rPr>
        <w:t xml:space="preserve">29/04/2026</w:t>
      </w:r>
      <w:r>
        <w:rPr>
          <w:rFonts w:ascii="Times New Roman" w:hAnsi="Times New Roman" w:cs="Times New Roman"/>
          <w:sz w:val="24"/>
        </w:rPr>
        <w:t xml:space="preserve">).</w:t>
      </w:r>
      <w:r>
        <w:rPr>
          <w:rFonts w:ascii="Times New Roman" w:hAnsi="Times New Roman" w:cs="Times New Roman"/>
          <w:sz w:val="22"/>
        </w:rPr>
      </w:r>
    </w:p>
  </w:footnote>
  <w:footnote w:id="13">
    <w:p w14:paraId="2FE3F274"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w:t>
      </w:r>
      <w:r>
        <w:rPr>
          <w:rFonts w:ascii="Times New Roman" w:hAnsi="Times New Roman" w:cs="Times New Roman"/>
          <w:sz w:val="22"/>
        </w:rPr>
        <w:t xml:space="preserve">Annexes : Notes de l’entretien avec AG (28/06/2026).</w:t>
      </w:r>
      <w:r>
        <w:rPr>
          <w:rFonts w:ascii="Times New Roman" w:hAnsi="Times New Roman" w:cs="Times New Roman"/>
          <w:sz w:val="22"/>
        </w:rPr>
      </w:r>
    </w:p>
  </w:footnote>
  <w:footnote w:id="14">
    <w:p w14:paraId="56D91D96"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BL (</w:t>
      </w:r>
      <w:r>
        <w:rPr>
          <w:rFonts w:ascii="Times New Roman" w:hAnsi="Times New Roman" w:cs="Times New Roman"/>
          <w:sz w:val="22"/>
        </w:rPr>
        <w:t xml:space="preserve">27/05/2026</w:t>
      </w:r>
      <w:r>
        <w:rPr>
          <w:rFonts w:ascii="Times New Roman" w:hAnsi="Times New Roman" w:cs="Times New Roman"/>
          <w:sz w:val="24"/>
        </w:rPr>
        <w:t xml:space="preserve">).</w:t>
      </w:r>
      <w:r>
        <w:rPr>
          <w:rFonts w:ascii="Times New Roman" w:hAnsi="Times New Roman" w:cs="Times New Roman"/>
        </w:rPr>
      </w:r>
    </w:p>
  </w:footnote>
  <w:footnote w:id="15">
    <w:p w14:paraId="6250EE57" w14:textId="77777777">
      <w:pPr>
        <w:pStyle w:val="2138"/>
        <w:pBdr/>
        <w:spacing/>
        <w:ind/>
        <w:rPr>
          <w:rFonts w:ascii="Times New Roman" w:hAnsi="Times New Roman" w:cs="Times New Roman"/>
          <w:sz w:val="22"/>
        </w:rPr>
      </w:pPr>
      <w:r>
        <w:rPr>
          <w:rStyle w:val="2140"/>
        </w:rPr>
        <w:footnoteRef/>
      </w:r>
      <w:r>
        <w:t xml:space="preserve"> </w:t>
      </w:r>
      <w:r>
        <w:rPr>
          <w:rFonts w:ascii="Times New Roman" w:hAnsi="Times New Roman" w:cs="Times New Roman"/>
          <w:sz w:val="22"/>
        </w:rPr>
        <w:t xml:space="preserve">Cf. Annexes : Notes de l’entretien avec LP (17/05/2026).</w:t>
      </w:r>
      <w:r>
        <w:rPr>
          <w:rFonts w:ascii="Times New Roman" w:hAnsi="Times New Roman" w:cs="Times New Roman"/>
          <w:sz w:val="22"/>
        </w:rPr>
      </w:r>
    </w:p>
  </w:footnote>
  <w:footnote w:id="16">
    <w:p w14:paraId="55D45A31"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SD (22/04/2026).</w:t>
      </w:r>
      <w:r>
        <w:rPr>
          <w:rFonts w:ascii="Times New Roman" w:hAnsi="Times New Roman" w:cs="Times New Roman"/>
          <w:sz w:val="22"/>
        </w:rPr>
      </w:r>
    </w:p>
  </w:footnote>
  <w:footnote w:id="17">
    <w:p w14:paraId="4E94FACB"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GC (</w:t>
      </w:r>
      <w:r>
        <w:rPr>
          <w:rFonts w:ascii="Times New Roman" w:hAnsi="Times New Roman" w:cs="Times New Roman"/>
          <w:sz w:val="22"/>
        </w:rPr>
        <w:t xml:space="preserve">27/04/2026</w:t>
      </w:r>
      <w:r>
        <w:rPr>
          <w:rFonts w:ascii="Times New Roman" w:hAnsi="Times New Roman" w:cs="Times New Roman"/>
          <w:sz w:val="24"/>
        </w:rPr>
        <w:t xml:space="preserve">).</w:t>
      </w:r>
      <w:r>
        <w:rPr>
          <w:rFonts w:ascii="Times New Roman" w:hAnsi="Times New Roman" w:cs="Times New Roman"/>
          <w:sz w:val="22"/>
        </w:rPr>
      </w:r>
    </w:p>
  </w:footnote>
  <w:footnote w:id="18">
    <w:p w14:paraId="4466144A" w14:textId="77777777">
      <w:pPr>
        <w:pStyle w:val="2138"/>
        <w:pBdr/>
        <w:spacing/>
        <w:ind/>
        <w:jc w:val="both"/>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SD (22/04/2026).</w:t>
      </w:r>
      <w:r/>
    </w:p>
  </w:footnote>
  <w:footnote w:id="19">
    <w:p w14:paraId="1B252CDB"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rPr>
      </w:r>
    </w:p>
  </w:footnote>
  <w:footnote w:id="20">
    <w:p w14:paraId="7C369C74"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rPr>
      </w:r>
    </w:p>
  </w:footnote>
  <w:footnote w:id="21">
    <w:p w14:paraId="561D189B"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FM (01/06/2026).</w:t>
      </w:r>
      <w:r>
        <w:rPr>
          <w:rFonts w:ascii="Times New Roman" w:hAnsi="Times New Roman" w:cs="Times New Roman"/>
          <w:sz w:val="22"/>
        </w:rPr>
      </w:r>
    </w:p>
  </w:footnote>
  <w:footnote w:id="22">
    <w:p w14:paraId="3545E5ED"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23">
    <w:p w14:paraId="559272FD"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Cf. </w:t>
      </w:r>
      <w:r>
        <w:rPr>
          <w:rFonts w:ascii="Times New Roman" w:hAnsi="Times New Roman" w:cs="Times New Roman"/>
          <w:sz w:val="22"/>
        </w:rPr>
        <w:t xml:space="preserve">Annexes : Notes de l’entretien avec AG (28/06/2026).</w:t>
      </w:r>
      <w:r>
        <w:rPr>
          <w:rFonts w:ascii="Times New Roman" w:hAnsi="Times New Roman" w:cs="Times New Roman"/>
        </w:rPr>
      </w:r>
    </w:p>
  </w:footnote>
  <w:footnote w:id="24">
    <w:p w14:paraId="6E522F1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DPRE (15/04/2026).</w:t>
      </w:r>
      <w:r>
        <w:rPr>
          <w:rFonts w:ascii="Times New Roman" w:hAnsi="Times New Roman" w:cs="Times New Roman"/>
          <w:sz w:val="22"/>
        </w:rPr>
      </w:r>
    </w:p>
  </w:footnote>
  <w:footnote w:id="25">
    <w:p w14:paraId="61E5AE1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discussions informelles avec SD.</w:t>
      </w:r>
      <w:r>
        <w:rPr>
          <w:rFonts w:ascii="Times New Roman" w:hAnsi="Times New Roman" w:cs="Times New Roman"/>
          <w:sz w:val="22"/>
        </w:rPr>
      </w:r>
    </w:p>
  </w:footnote>
  <w:footnote w:id="26">
    <w:p w14:paraId="4354AAA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sz w:val="22"/>
        </w:rPr>
      </w:r>
    </w:p>
  </w:footnote>
  <w:footnote w:id="27">
    <w:p w14:paraId="2223C401"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LP (17/05/2026).</w:t>
      </w:r>
      <w:r>
        <w:rPr>
          <w:rFonts w:ascii="Times New Roman" w:hAnsi="Times New Roman" w:cs="Times New Roman"/>
          <w:sz w:val="22"/>
        </w:rPr>
      </w:r>
    </w:p>
  </w:footnote>
  <w:footnote w:id="28">
    <w:p w14:paraId="51230D17" w14:textId="77777777">
      <w:pPr>
        <w:pStyle w:val="2138"/>
        <w:pBdr/>
        <w:spacing/>
        <w:ind/>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discussions informelles avec SD (22/04/2026).</w:t>
      </w:r>
      <w:r>
        <w:rPr>
          <w:rFonts w:ascii="Times New Roman" w:hAnsi="Times New Roman" w:cs="Times New Roman"/>
          <w:sz w:val="22"/>
        </w:rPr>
      </w:r>
    </w:p>
  </w:footnote>
  <w:footnote w:id="29">
    <w:p w14:paraId="48BA0412" w14:textId="77777777">
      <w:pPr>
        <w:pStyle w:val="2138"/>
        <w:pBdr/>
        <w:spacing/>
        <w:ind/>
        <w:jc w:val="both"/>
        <w:rPr/>
      </w:pPr>
      <w:r>
        <w:rPr>
          <w:rStyle w:val="2140"/>
          <w:rFonts w:ascii="Times New Roman" w:hAnsi="Times New Roman" w:cs="Times New Roman"/>
          <w:sz w:val="22"/>
        </w:rPr>
        <w:footnoteRef/>
      </w:r>
      <w:r>
        <w:rPr>
          <w:sz w:val="22"/>
        </w:rPr>
        <w:t xml:space="preserve"> </w:t>
      </w:r>
      <w:r>
        <w:rPr>
          <w:rFonts w:ascii="Times New Roman" w:hAnsi="Times New Roman" w:cs="Times New Roman"/>
          <w:sz w:val="22"/>
        </w:rPr>
        <w:t xml:space="preserve">Cf. Annexes : discussions informelles avec SD et Notes de l’entretien avec OD (18/05/2026).</w:t>
      </w:r>
      <w:r/>
    </w:p>
  </w:footnote>
  <w:footnote w:id="30">
    <w:p w14:paraId="233B02C7"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w:t>
      </w:r>
      <w:r>
        <w:rPr>
          <w:rFonts w:ascii="Times New Roman" w:hAnsi="Times New Roman" w:cs="Times New Roman"/>
          <w:sz w:val="22"/>
        </w:rPr>
        <w:t xml:space="preserve">de l’entretien avec FM (01/06/2026</w:t>
      </w:r>
      <w:r>
        <w:rPr>
          <w:rFonts w:ascii="Times New Roman" w:hAnsi="Times New Roman" w:cs="Times New Roman"/>
          <w:sz w:val="22"/>
        </w:rPr>
        <w:t xml:space="preserve">) et Notes de l’entretien avec CM (17/06/2026).</w:t>
      </w:r>
      <w:r>
        <w:rPr>
          <w:rFonts w:ascii="Times New Roman" w:hAnsi="Times New Roman" w:cs="Times New Roman"/>
          <w:sz w:val="22"/>
        </w:rPr>
      </w:r>
    </w:p>
  </w:footnote>
  <w:footnote w:id="31">
    <w:p w14:paraId="29E656C6"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w:t>
      </w:r>
      <w:r>
        <w:rPr>
          <w:rFonts w:ascii="Times New Roman" w:hAnsi="Times New Roman" w:cs="Times New Roman"/>
          <w:sz w:val="22"/>
        </w:rPr>
        <w:t xml:space="preserve">Annexes : Notes de l’entretien avec AG (28/06/2026).</w:t>
      </w:r>
      <w:r>
        <w:rPr>
          <w:rFonts w:ascii="Times New Roman" w:hAnsi="Times New Roman" w:cs="Times New Roman"/>
          <w:sz w:val="22"/>
        </w:rPr>
      </w:r>
    </w:p>
  </w:footnote>
  <w:footnote w:id="32">
    <w:p w14:paraId="049BB28A" w14:textId="77777777">
      <w:pPr>
        <w:pStyle w:val="2138"/>
        <w:pBdr/>
        <w:spacing/>
        <w:ind/>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GC (</w:t>
      </w:r>
      <w:r>
        <w:rPr>
          <w:rFonts w:ascii="Times New Roman" w:hAnsi="Times New Roman" w:cs="Times New Roman"/>
          <w:sz w:val="22"/>
        </w:rPr>
        <w:t xml:space="preserve">27/04/2026</w:t>
      </w:r>
      <w:r>
        <w:rPr>
          <w:rFonts w:ascii="Times New Roman" w:hAnsi="Times New Roman" w:cs="Times New Roman"/>
          <w:sz w:val="24"/>
        </w:rPr>
        <w:t xml:space="preserve">).</w:t>
      </w:r>
      <w:r>
        <w:rPr>
          <w:rFonts w:ascii="Times New Roman" w:hAnsi="Times New Roman" w:cs="Times New Roman"/>
        </w:rPr>
      </w:r>
    </w:p>
  </w:footnote>
  <w:footnote w:id="33">
    <w:p w14:paraId="641D0BFB"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LP (17/05/2026).</w:t>
      </w:r>
      <w:r>
        <w:rPr>
          <w:rFonts w:ascii="Times New Roman" w:hAnsi="Times New Roman" w:cs="Times New Roman"/>
          <w:sz w:val="22"/>
        </w:rPr>
      </w:r>
    </w:p>
  </w:footnote>
  <w:footnote w:id="34">
    <w:p w14:paraId="496190B2"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Idem.</w:t>
      </w:r>
      <w:r>
        <w:rPr>
          <w:rFonts w:ascii="Times New Roman" w:hAnsi="Times New Roman" w:cs="Times New Roman"/>
          <w:sz w:val="22"/>
        </w:rPr>
      </w:r>
    </w:p>
  </w:footnote>
  <w:footnote w:id="35">
    <w:p w14:paraId="3EF8E7D0"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sz w:val="22"/>
        </w:rPr>
      </w:r>
    </w:p>
  </w:footnote>
  <w:footnote w:id="36">
    <w:p w14:paraId="6DE1E6A9"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w:t>
      </w:r>
      <w:r>
        <w:rPr>
          <w:rFonts w:ascii="Times New Roman" w:hAnsi="Times New Roman" w:cs="Times New Roman"/>
          <w:i/>
          <w:sz w:val="22"/>
        </w:rPr>
        <w:t xml:space="preserve">bid</w:t>
      </w:r>
      <w:r>
        <w:rPr>
          <w:rFonts w:ascii="Times New Roman" w:hAnsi="Times New Roman" w:cs="Times New Roman"/>
          <w:sz w:val="22"/>
        </w:rPr>
        <w:t xml:space="preserve">.</w:t>
      </w:r>
      <w:r>
        <w:rPr>
          <w:rFonts w:ascii="Times New Roman" w:hAnsi="Times New Roman" w:cs="Times New Roman"/>
          <w:sz w:val="22"/>
        </w:rPr>
      </w:r>
    </w:p>
  </w:footnote>
  <w:footnote w:id="37">
    <w:p w14:paraId="0E5AC1E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w:t>
      </w:r>
      <w:r>
        <w:rPr>
          <w:rFonts w:ascii="Times New Roman" w:hAnsi="Times New Roman" w:cs="Times New Roman"/>
          <w:i/>
          <w:sz w:val="22"/>
        </w:rPr>
        <w:t xml:space="preserve">bid</w:t>
      </w:r>
      <w:r>
        <w:rPr>
          <w:rFonts w:ascii="Times New Roman" w:hAnsi="Times New Roman" w:cs="Times New Roman"/>
          <w:sz w:val="22"/>
        </w:rPr>
        <w:t xml:space="preserve">.</w:t>
      </w:r>
      <w:r>
        <w:rPr>
          <w:rFonts w:ascii="Times New Roman" w:hAnsi="Times New Roman" w:cs="Times New Roman"/>
          <w:sz w:val="22"/>
        </w:rPr>
      </w:r>
    </w:p>
  </w:footnote>
  <w:footnote w:id="38">
    <w:p w14:paraId="4ACD92F5"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39">
    <w:p w14:paraId="4B8BAB40"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SD (22/04/2026).</w:t>
      </w:r>
      <w:r>
        <w:rPr>
          <w:rFonts w:ascii="Times New Roman" w:hAnsi="Times New Roman" w:cs="Times New Roman"/>
          <w:sz w:val="22"/>
        </w:rPr>
      </w:r>
    </w:p>
  </w:footnote>
  <w:footnote w:id="40">
    <w:p w14:paraId="4835A5D1"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GC (</w:t>
      </w:r>
      <w:r>
        <w:rPr>
          <w:rFonts w:ascii="Times New Roman" w:hAnsi="Times New Roman" w:cs="Times New Roman"/>
          <w:sz w:val="22"/>
        </w:rPr>
        <w:t xml:space="preserve">27/04/2026</w:t>
      </w:r>
      <w:r>
        <w:rPr>
          <w:rFonts w:ascii="Times New Roman" w:hAnsi="Times New Roman" w:cs="Times New Roman"/>
          <w:sz w:val="24"/>
        </w:rPr>
        <w:t xml:space="preserve">).</w:t>
      </w:r>
      <w:r>
        <w:rPr>
          <w:rFonts w:ascii="Times New Roman" w:hAnsi="Times New Roman" w:cs="Times New Roman"/>
          <w:sz w:val="22"/>
        </w:rPr>
      </w:r>
    </w:p>
  </w:footnote>
  <w:footnote w:id="41">
    <w:p w14:paraId="4D272E86" w14:textId="77777777">
      <w:pPr>
        <w:pStyle w:val="2138"/>
        <w:pBdr/>
        <w:spacing/>
        <w:ind/>
        <w:jc w:val="both"/>
        <w:rPr/>
      </w:pPr>
      <w:r>
        <w:rPr>
          <w:rStyle w:val="2140"/>
          <w:rFonts w:ascii="Times New Roman" w:hAnsi="Times New Roman" w:cs="Times New Roman"/>
          <w:sz w:val="22"/>
        </w:rPr>
        <w:footnoteRef/>
      </w:r>
      <w:r>
        <w:rPr>
          <w:sz w:val="22"/>
        </w:rPr>
        <w:t xml:space="preserve"> </w:t>
      </w:r>
      <w:r>
        <w:rPr>
          <w:rFonts w:ascii="Times New Roman" w:hAnsi="Times New Roman" w:cs="Times New Roman"/>
          <w:sz w:val="22"/>
        </w:rPr>
        <w:t xml:space="preserve">Cf. Annexes : Notes de l’entretien avec LP (17/05/2026).</w:t>
      </w:r>
      <w:r/>
    </w:p>
  </w:footnote>
  <w:footnote w:id="42">
    <w:p w14:paraId="73309E39"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GC (</w:t>
      </w:r>
      <w:r>
        <w:rPr>
          <w:rFonts w:ascii="Times New Roman" w:hAnsi="Times New Roman" w:cs="Times New Roman"/>
          <w:sz w:val="22"/>
        </w:rPr>
        <w:t xml:space="preserve">27/04/2026</w:t>
      </w:r>
      <w:r>
        <w:rPr>
          <w:rFonts w:ascii="Times New Roman" w:hAnsi="Times New Roman" w:cs="Times New Roman"/>
          <w:sz w:val="24"/>
        </w:rPr>
        <w:t xml:space="preserve">).</w:t>
      </w:r>
      <w:r>
        <w:rPr>
          <w:rFonts w:ascii="Times New Roman" w:hAnsi="Times New Roman" w:cs="Times New Roman"/>
          <w:sz w:val="22"/>
        </w:rPr>
      </w:r>
    </w:p>
  </w:footnote>
  <w:footnote w:id="43">
    <w:p w14:paraId="2B32DEDA"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Questionnaire sur LimeSurvey datant du 14/04/2026 jusqu’au 03/07/2026, intitulé La refonte de la bibliothèque numérique.</w:t>
      </w:r>
      <w:r>
        <w:rPr>
          <w:rFonts w:ascii="Times New Roman" w:hAnsi="Times New Roman" w:cs="Times New Roman"/>
          <w:sz w:val="22"/>
        </w:rPr>
      </w:r>
    </w:p>
  </w:footnote>
  <w:footnote w:id="44">
    <w:p w14:paraId="599C2BA2"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r>
    </w:p>
  </w:footnote>
  <w:footnote w:id="45">
    <w:p w14:paraId="5742C8E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sz w:val="22"/>
        </w:rPr>
      </w:r>
    </w:p>
  </w:footnote>
  <w:footnote w:id="46">
    <w:p w14:paraId="38224B11" w14:textId="77777777">
      <w:pPr>
        <w:pStyle w:val="2138"/>
        <w:pBdr/>
        <w:spacing/>
        <w:ind/>
        <w:jc w:val="both"/>
        <w:rPr/>
      </w:pPr>
      <w:r>
        <w:rPr>
          <w:rStyle w:val="2140"/>
          <w:rFonts w:ascii="Times New Roman" w:hAnsi="Times New Roman" w:cs="Times New Roman"/>
          <w:sz w:val="22"/>
        </w:rPr>
        <w:footnoteRef/>
      </w:r>
      <w:r>
        <w:rPr>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p>
  </w:footnote>
  <w:footnote w:id="47">
    <w:p w14:paraId="16A69C67"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48">
    <w:p w14:paraId="10CACB00"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49">
    <w:p w14:paraId="4EDA7F96"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50">
    <w:p w14:paraId="2F5D8D5D"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SD (22/04/2026).</w:t>
      </w:r>
      <w:r>
        <w:rPr>
          <w:rFonts w:ascii="Times New Roman" w:hAnsi="Times New Roman" w:cs="Times New Roman"/>
          <w:sz w:val="22"/>
        </w:rPr>
      </w:r>
    </w:p>
  </w:footnote>
  <w:footnote w:id="51">
    <w:p w14:paraId="3304E38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GC (</w:t>
      </w:r>
      <w:r>
        <w:rPr>
          <w:rFonts w:ascii="Times New Roman" w:hAnsi="Times New Roman" w:cs="Times New Roman"/>
          <w:sz w:val="22"/>
        </w:rPr>
        <w:t xml:space="preserve">27/04/2026</w:t>
      </w:r>
      <w:r>
        <w:rPr>
          <w:rFonts w:ascii="Times New Roman" w:hAnsi="Times New Roman" w:cs="Times New Roman"/>
          <w:sz w:val="24"/>
        </w:rPr>
        <w:t xml:space="preserve">).</w:t>
      </w:r>
      <w:r>
        <w:rPr>
          <w:rFonts w:ascii="Times New Roman" w:hAnsi="Times New Roman" w:cs="Times New Roman"/>
          <w:sz w:val="22"/>
        </w:rPr>
      </w:r>
    </w:p>
  </w:footnote>
  <w:footnote w:id="52">
    <w:p w14:paraId="5D999B77"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SD (22/04/2026).</w:t>
      </w:r>
      <w:r>
        <w:rPr>
          <w:rFonts w:ascii="Times New Roman" w:hAnsi="Times New Roman" w:cs="Times New Roman"/>
          <w:sz w:val="22"/>
        </w:rPr>
      </w:r>
    </w:p>
  </w:footnote>
  <w:footnote w:id="53">
    <w:p w14:paraId="68EE13DF"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sz w:val="22"/>
        </w:rPr>
        <w:t xml:space="preserve"> </w:t>
      </w:r>
      <w:r>
        <w:rPr>
          <w:rFonts w:ascii="Times New Roman" w:hAnsi="Times New Roman" w:cs="Times New Roman"/>
          <w:sz w:val="22"/>
        </w:rPr>
        <w:t xml:space="preserve">Cf. Annexes : Notes de l’entretien avec GC (</w:t>
      </w:r>
      <w:r>
        <w:rPr>
          <w:rFonts w:ascii="Times New Roman" w:hAnsi="Times New Roman" w:cs="Times New Roman"/>
          <w:sz w:val="22"/>
        </w:rPr>
        <w:t xml:space="preserve">27/04/2026</w:t>
      </w:r>
      <w:r>
        <w:rPr>
          <w:rFonts w:ascii="Times New Roman" w:hAnsi="Times New Roman" w:cs="Times New Roman"/>
          <w:sz w:val="24"/>
        </w:rPr>
        <w:t xml:space="preserve">).</w:t>
      </w:r>
      <w:r>
        <w:rPr>
          <w:rFonts w:ascii="Times New Roman" w:hAnsi="Times New Roman" w:cs="Times New Roman"/>
          <w:sz w:val="22"/>
        </w:rPr>
      </w:r>
    </w:p>
  </w:footnote>
  <w:footnote w:id="54">
    <w:p w14:paraId="107D4495"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55">
    <w:p w14:paraId="30BCB131"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56">
    <w:p w14:paraId="51E66CF5" w14:textId="77777777">
      <w:pPr>
        <w:pStyle w:val="2138"/>
        <w:pBdr/>
        <w:spacing/>
        <w:ind/>
        <w:jc w:val="both"/>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p>
  </w:footnote>
  <w:footnote w:id="57">
    <w:p w14:paraId="0FEEC9C6"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58">
    <w:p w14:paraId="56BF7171"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SD (22/04/2026).</w:t>
      </w:r>
      <w:r>
        <w:rPr>
          <w:rFonts w:ascii="Times New Roman" w:hAnsi="Times New Roman" w:cs="Times New Roman"/>
          <w:sz w:val="22"/>
        </w:rPr>
      </w:r>
    </w:p>
  </w:footnote>
  <w:footnote w:id="59">
    <w:p w14:paraId="096FE4F4"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60">
    <w:p w14:paraId="24AF2382"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61">
    <w:p w14:paraId="6DF1F4E9"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62">
    <w:p w14:paraId="764D81CE"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63">
    <w:p w14:paraId="1679C316"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64">
    <w:p w14:paraId="583DD139" w14:textId="77777777">
      <w:pPr>
        <w:pStyle w:val="2138"/>
        <w:pBdr/>
        <w:spacing/>
        <w:ind/>
        <w:jc w:val="both"/>
        <w:rPr/>
      </w:pPr>
      <w:r>
        <w:rPr>
          <w:rStyle w:val="2140"/>
          <w:rFonts w:ascii="Times New Roman" w:hAnsi="Times New Roman" w:cs="Times New Roman"/>
          <w:sz w:val="22"/>
        </w:rPr>
        <w:footnoteRef/>
      </w:r>
      <w:r>
        <w:rPr>
          <w:sz w:val="22"/>
        </w:rPr>
        <w:t xml:space="preserve"> </w:t>
      </w:r>
      <w:r>
        <w:rPr>
          <w:rFonts w:ascii="Times New Roman" w:hAnsi="Times New Roman" w:cs="Times New Roman"/>
          <w:sz w:val="22"/>
        </w:rPr>
        <w:t xml:space="preserve">Cf. Annexes : Notes </w:t>
      </w:r>
      <w:r>
        <w:rPr>
          <w:rFonts w:ascii="Times New Roman" w:hAnsi="Times New Roman" w:cs="Times New Roman"/>
          <w:sz w:val="22"/>
        </w:rPr>
        <w:t xml:space="preserve">de l’entretien avec FM (01/06/2026</w:t>
      </w:r>
      <w:r>
        <w:rPr>
          <w:rFonts w:ascii="Times New Roman" w:hAnsi="Times New Roman" w:cs="Times New Roman"/>
          <w:sz w:val="22"/>
        </w:rPr>
        <w:t xml:space="preserve">).</w:t>
      </w:r>
      <w:r/>
    </w:p>
  </w:footnote>
  <w:footnote w:id="65">
    <w:p w14:paraId="56905451"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rPr>
      </w:r>
    </w:p>
  </w:footnote>
  <w:footnote w:id="66">
    <w:p w14:paraId="79FF94BE" w14:textId="77777777">
      <w:pPr>
        <w:pStyle w:val="2138"/>
        <w:pBdr/>
        <w:spacing/>
        <w:ind/>
        <w:rPr/>
      </w:pPr>
      <w:r>
        <w:rPr>
          <w:rStyle w:val="2140"/>
        </w:rPr>
        <w:footnoteRef/>
      </w:r>
      <w:r>
        <w:t xml:space="preserve"> </w:t>
      </w:r>
      <w:r/>
    </w:p>
  </w:footnote>
  <w:footnote w:id="67">
    <w:p w14:paraId="5CFA3DC0" w14:textId="77777777">
      <w:pPr>
        <w:pStyle w:val="2138"/>
        <w:pBdr/>
        <w:spacing/>
        <w:ind/>
        <w:rPr/>
      </w:pPr>
      <w:r>
        <w:rPr>
          <w:rStyle w:val="2140"/>
        </w:rPr>
        <w:footnoteRef/>
      </w:r>
      <w:r>
        <w:t xml:space="preserve"> </w:t>
      </w:r>
      <w:r/>
    </w:p>
  </w:footnote>
  <w:footnote w:id="68">
    <w:p w14:paraId="071FCAFE" w14:textId="77777777">
      <w:pPr>
        <w:pStyle w:val="2138"/>
        <w:pBdr/>
        <w:spacing/>
        <w:ind/>
        <w:rPr/>
      </w:pPr>
      <w:r>
        <w:rPr>
          <w:rStyle w:val="2140"/>
        </w:rPr>
        <w:footnoteRef/>
      </w:r>
      <w:r>
        <w:t xml:space="preserve"> </w:t>
      </w:r>
      <w:r/>
    </w:p>
  </w:footnote>
  <w:footnote w:id="69">
    <w:p w14:paraId="69BB1663"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Cf. Annexes : Notes de l’entretien avec FM (01/06/2026).</w:t>
      </w:r>
      <w:r>
        <w:rPr>
          <w:rFonts w:ascii="Times New Roman" w:hAnsi="Times New Roman" w:cs="Times New Roman"/>
          <w:sz w:val="22"/>
        </w:rPr>
      </w:r>
    </w:p>
  </w:footnote>
  <w:footnote w:id="70">
    <w:p w14:paraId="4956C2EF" w14:textId="77777777">
      <w:pPr>
        <w:pStyle w:val="2138"/>
        <w:pBdr/>
        <w:spacing/>
        <w:ind/>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rPr>
      </w:r>
    </w:p>
  </w:footnote>
  <w:footnote w:id="71">
    <w:p w14:paraId="2081250A"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Aller voir dans Dossier Num &gt; Num_Procedures &gt; 07-Indexation &gt; 2012_Num_Indexation_methode_FH ou 2013_Num_indexation_manuel_FH.</w:t>
      </w:r>
      <w:r>
        <w:rPr>
          <w:rFonts w:ascii="Times New Roman" w:hAnsi="Times New Roman" w:cs="Times New Roman"/>
        </w:rPr>
      </w:r>
    </w:p>
  </w:footnote>
  <w:footnote w:id="72">
    <w:p w14:paraId="1576BEC9"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sz w:val="22"/>
        </w:rPr>
      </w:r>
    </w:p>
  </w:footnote>
  <w:footnote w:id="73">
    <w:p w14:paraId="0781E9CF"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rPr>
      </w:r>
    </w:p>
  </w:footnote>
  <w:footnote w:id="74">
    <w:p w14:paraId="1DF353F0"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FM (01/06/2026).</w:t>
      </w:r>
      <w:r>
        <w:rPr>
          <w:rFonts w:ascii="Times New Roman" w:hAnsi="Times New Roman" w:cs="Times New Roman"/>
        </w:rPr>
      </w:r>
    </w:p>
  </w:footnote>
  <w:footnote w:id="75">
    <w:p w14:paraId="1AE7D856"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LP (17/05/2026).</w:t>
      </w:r>
      <w:r>
        <w:rPr>
          <w:rFonts w:ascii="Times New Roman" w:hAnsi="Times New Roman" w:cs="Times New Roman"/>
        </w:rPr>
      </w:r>
    </w:p>
  </w:footnote>
  <w:footnote w:id="76">
    <w:p w14:paraId="4B630CEB"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rPr>
      </w:r>
    </w:p>
  </w:footnote>
  <w:footnote w:id="77">
    <w:p w14:paraId="31F37D9F"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Discussion informelle avec CB.</w:t>
      </w:r>
      <w:r>
        <w:rPr>
          <w:rFonts w:ascii="Times New Roman" w:hAnsi="Times New Roman" w:cs="Times New Roman"/>
        </w:rPr>
      </w:r>
    </w:p>
  </w:footnote>
  <w:footnote w:id="78">
    <w:p w14:paraId="652705F7"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Discussion informelle avec SD.</w:t>
      </w:r>
      <w:r>
        <w:rPr>
          <w:rFonts w:ascii="Times New Roman" w:hAnsi="Times New Roman" w:cs="Times New Roman"/>
          <w:sz w:val="22"/>
        </w:rPr>
      </w:r>
    </w:p>
  </w:footnote>
  <w:footnote w:id="79">
    <w:p w14:paraId="251CC054"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sz w:val="22"/>
        </w:rPr>
        <w:t xml:space="preserve"> </w:t>
      </w:r>
      <w:r>
        <w:rPr>
          <w:rFonts w:ascii="Times New Roman" w:hAnsi="Times New Roman" w:cs="Times New Roman"/>
          <w:sz w:val="22"/>
        </w:rPr>
        <w:t xml:space="preserve">Discussion informelle avec CB.</w:t>
      </w:r>
      <w:r>
        <w:rPr>
          <w:rFonts w:ascii="Times New Roman" w:hAnsi="Times New Roman" w:cs="Times New Roman"/>
        </w:rPr>
      </w:r>
    </w:p>
  </w:footnote>
  <w:footnote w:id="80">
    <w:p w14:paraId="5B0B2A0F"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FM (01/06/2026).</w:t>
      </w:r>
      <w:r>
        <w:rPr>
          <w:rFonts w:ascii="Times New Roman" w:hAnsi="Times New Roman" w:cs="Times New Roman"/>
        </w:rPr>
      </w:r>
    </w:p>
  </w:footnote>
  <w:footnote w:id="81">
    <w:p w14:paraId="56596F9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82">
    <w:p w14:paraId="401AF482"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FM (01/06/2026).</w:t>
      </w:r>
      <w:r>
        <w:rPr>
          <w:rFonts w:ascii="Times New Roman" w:hAnsi="Times New Roman" w:cs="Times New Roman"/>
        </w:rPr>
      </w:r>
    </w:p>
  </w:footnote>
  <w:footnote w:id="83">
    <w:p w14:paraId="6522F458"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rPr>
      </w:r>
    </w:p>
  </w:footnote>
  <w:footnote w:id="84">
    <w:p w14:paraId="0904BB00"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85">
    <w:p w14:paraId="1586991D"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86">
    <w:p w14:paraId="67ACA428" w14:textId="77777777">
      <w:pPr>
        <w:pStyle w:val="2138"/>
        <w:pBdr/>
        <w:spacing/>
        <w:ind/>
        <w:jc w:val="both"/>
        <w:rPr>
          <w:rFonts w:ascii="Times New Roman" w:hAnsi="Times New Roman" w:cs="Times New Roman"/>
          <w:sz w:val="24"/>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Discussion informelle avec le DPCN.</w:t>
      </w:r>
      <w:r>
        <w:rPr>
          <w:rFonts w:ascii="Times New Roman" w:hAnsi="Times New Roman" w:cs="Times New Roman"/>
          <w:sz w:val="24"/>
        </w:rPr>
      </w:r>
    </w:p>
  </w:footnote>
  <w:footnote w:id="87">
    <w:p w14:paraId="65227C54"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sz w:val="22"/>
        </w:rPr>
      </w:r>
    </w:p>
  </w:footnote>
  <w:footnote w:id="88">
    <w:p w14:paraId="77088EA2"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rPr>
      </w:r>
    </w:p>
  </w:footnote>
  <w:footnote w:id="89">
    <w:p w14:paraId="1E54E12D"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r>
    </w:p>
  </w:footnote>
  <w:footnote w:id="90">
    <w:p w14:paraId="394F4CCC"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FM (01/06/2026).</w:t>
      </w:r>
      <w:r>
        <w:rPr>
          <w:rFonts w:ascii="Times New Roman" w:hAnsi="Times New Roman" w:cs="Times New Roman"/>
          <w:sz w:val="22"/>
        </w:rPr>
      </w:r>
    </w:p>
  </w:footnote>
  <w:footnote w:id="91">
    <w:p w14:paraId="3241F298" w14:textId="77777777">
      <w:pPr>
        <w:pStyle w:val="2138"/>
        <w:pBdr/>
        <w:spacing/>
        <w:ind/>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LP (17/06/2026).</w:t>
      </w:r>
      <w:r>
        <w:rPr>
          <w:rFonts w:ascii="Times New Roman" w:hAnsi="Times New Roman" w:cs="Times New Roman"/>
        </w:rPr>
      </w:r>
    </w:p>
  </w:footnote>
  <w:footnote w:id="92">
    <w:p w14:paraId="27048BCF"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rPr>
      </w:r>
    </w:p>
  </w:footnote>
  <w:footnote w:id="93">
    <w:p w14:paraId="74744ED3"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94">
    <w:p w14:paraId="2D00F18F"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sz w:val="22"/>
        </w:rPr>
        <w:t xml:space="preserve"> </w:t>
      </w:r>
      <w:r>
        <w:rPr>
          <w:rFonts w:ascii="Times New Roman" w:hAnsi="Times New Roman" w:cs="Times New Roman"/>
          <w:sz w:val="22"/>
        </w:rPr>
        <w:t xml:space="preserve">Cf. Annexes : Notes de l’entretien avec FM (01/06/2026).</w:t>
      </w:r>
      <w:r>
        <w:rPr>
          <w:rFonts w:ascii="Times New Roman" w:hAnsi="Times New Roman" w:cs="Times New Roman"/>
        </w:rPr>
      </w:r>
    </w:p>
  </w:footnote>
  <w:footnote w:id="95">
    <w:p w14:paraId="183FCD00"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Enquête de satisfaction sous LimeSurvey ouverte du 14 avril au 03 juillet 2026 sur les sites de la bibliothèque numérique et de la bibliothèque Cujas</w:t>
      </w:r>
      <w:r>
        <w:rPr>
          <w:rFonts w:ascii="Times New Roman" w:hAnsi="Times New Roman" w:cs="Times New Roman"/>
          <w:sz w:val="22"/>
        </w:rPr>
        <w:t xml:space="preserve">.</w:t>
      </w:r>
      <w:r>
        <w:rPr>
          <w:sz w:val="22"/>
        </w:rPr>
        <w:t xml:space="preserve">  </w:t>
      </w:r>
      <w:r>
        <w:rPr>
          <w:rFonts w:ascii="Times New Roman" w:hAnsi="Times New Roman" w:cs="Times New Roman"/>
          <w:sz w:val="22"/>
        </w:rPr>
      </w:r>
    </w:p>
  </w:footnote>
  <w:footnote w:id="96">
    <w:p w14:paraId="62A82881"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FM (01/06/2026).</w:t>
      </w:r>
      <w:r>
        <w:rPr>
          <w:rFonts w:ascii="Times New Roman" w:hAnsi="Times New Roman" w:cs="Times New Roman"/>
          <w:sz w:val="22"/>
        </w:rPr>
      </w:r>
    </w:p>
  </w:footnote>
  <w:footnote w:id="97">
    <w:p w14:paraId="6826BCD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98">
    <w:p w14:paraId="31279E75"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GC (</w:t>
      </w:r>
      <w:r>
        <w:rPr>
          <w:rFonts w:ascii="Times New Roman" w:hAnsi="Times New Roman" w:cs="Times New Roman"/>
          <w:sz w:val="22"/>
        </w:rPr>
        <w:t xml:space="preserve">27/04/2026</w:t>
      </w:r>
      <w:r>
        <w:rPr>
          <w:rFonts w:ascii="Times New Roman" w:hAnsi="Times New Roman" w:cs="Times New Roman"/>
          <w:sz w:val="24"/>
        </w:rPr>
        <w:t xml:space="preserve">).</w:t>
      </w:r>
      <w:r>
        <w:rPr>
          <w:rFonts w:ascii="Times New Roman" w:hAnsi="Times New Roman" w:cs="Times New Roman"/>
          <w:sz w:val="22"/>
        </w:rPr>
      </w:r>
    </w:p>
  </w:footnote>
  <w:footnote w:id="99">
    <w:p w14:paraId="57F6CF3C"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OD (18/05/2026).</w:t>
      </w:r>
      <w:r>
        <w:rPr>
          <w:rFonts w:ascii="Times New Roman" w:hAnsi="Times New Roman" w:cs="Times New Roman"/>
        </w:rPr>
      </w:r>
    </w:p>
  </w:footnote>
  <w:footnote w:id="100">
    <w:p w14:paraId="32791DBE" w14:textId="77777777">
      <w:pPr>
        <w:pStyle w:val="2138"/>
        <w:pBdr/>
        <w:spacing/>
        <w:ind/>
        <w:jc w:val="both"/>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rPr>
      </w:r>
    </w:p>
  </w:footnote>
  <w:footnote w:id="101">
    <w:p w14:paraId="6B76DFE8"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sz w:val="22"/>
        </w:rPr>
      </w:r>
    </w:p>
  </w:footnote>
  <w:footnote w:id="102">
    <w:p w14:paraId="4A78B7F9" w14:textId="77777777">
      <w:pPr>
        <w:pStyle w:val="2138"/>
        <w:pBdr/>
        <w:spacing/>
        <w:ind/>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t xml:space="preserve">.</w:t>
      </w:r>
      <w:r>
        <w:rPr>
          <w:rFonts w:ascii="Times New Roman" w:hAnsi="Times New Roman" w:cs="Times New Roman"/>
        </w:rPr>
      </w:r>
    </w:p>
  </w:footnote>
  <w:footnote w:id="103">
    <w:p w14:paraId="1436AC7E" w14:textId="77777777">
      <w:pPr>
        <w:pStyle w:val="2138"/>
        <w:pBdr/>
        <w:spacing/>
        <w:ind/>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Enquête de satisfaction sous LimeSurvey ouverte du 14 avril au 03 juillet 2026 sur les sites de la bibliothèque numér</w:t>
      </w:r>
      <w:r>
        <w:rPr>
          <w:rFonts w:ascii="Times New Roman" w:hAnsi="Times New Roman" w:cs="Times New Roman"/>
          <w:sz w:val="22"/>
        </w:rPr>
        <w:t xml:space="preserve">ique et de la bibliothèque Cujas.</w:t>
      </w:r>
      <w:r>
        <w:rPr>
          <w:rFonts w:ascii="Times New Roman" w:hAnsi="Times New Roman" w:cs="Times New Roman"/>
          <w:sz w:val="22"/>
        </w:rPr>
      </w:r>
    </w:p>
  </w:footnote>
  <w:footnote w:id="104">
    <w:p w14:paraId="108419DF" w14:textId="77777777">
      <w:pPr>
        <w:pStyle w:val="2138"/>
        <w:pBdr/>
        <w:spacing/>
        <w:ind/>
        <w:rPr>
          <w:rFonts w:ascii="Times New Roman" w:hAnsi="Times New Roman" w:cs="Times New Roman"/>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rPr>
      </w:r>
    </w:p>
  </w:footnote>
  <w:footnote w:id="105">
    <w:p w14:paraId="36E1270D"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106">
    <w:p w14:paraId="76A3E98C"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107">
    <w:p w14:paraId="0943992C"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CM (17/06/2026).</w:t>
      </w:r>
      <w:r>
        <w:rPr>
          <w:rFonts w:ascii="Times New Roman" w:hAnsi="Times New Roman" w:cs="Times New Roman"/>
          <w:sz w:val="22"/>
        </w:rPr>
      </w:r>
    </w:p>
  </w:footnote>
  <w:footnote w:id="108">
    <w:p w14:paraId="0157E376"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109">
    <w:p w14:paraId="23BDDB5E"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l’entretien avec SD (22/04/2026).</w:t>
      </w:r>
      <w:r>
        <w:rPr>
          <w:rFonts w:ascii="Times New Roman" w:hAnsi="Times New Roman" w:cs="Times New Roman"/>
          <w:sz w:val="22"/>
        </w:rPr>
      </w:r>
    </w:p>
  </w:footnote>
  <w:footnote w:id="110">
    <w:p w14:paraId="45957326"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111">
    <w:p w14:paraId="116F6185"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112">
    <w:p w14:paraId="78FCEBE7"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Notes de </w:t>
      </w:r>
      <w:r>
        <w:rPr>
          <w:rFonts w:ascii="Times New Roman" w:hAnsi="Times New Roman" w:cs="Times New Roman"/>
          <w:sz w:val="22"/>
          <w:szCs w:val="22"/>
        </w:rPr>
        <w:t xml:space="preserve">l’état de l’existant de la bibliothèque numérique actuelle et du prototype Codex </w:t>
      </w:r>
      <w:r>
        <w:rPr>
          <w:rFonts w:ascii="Times New Roman" w:hAnsi="Times New Roman" w:cs="Times New Roman"/>
          <w:sz w:val="22"/>
          <w:szCs w:val="22"/>
        </w:rPr>
        <w:t xml:space="preserve">par FS (</w:t>
      </w:r>
      <w:r>
        <w:rPr>
          <w:rFonts w:ascii="Times New Roman" w:hAnsi="Times New Roman" w:cs="Times New Roman"/>
          <w:sz w:val="22"/>
          <w:szCs w:val="22"/>
        </w:rPr>
        <w:t xml:space="preserve">16/06/2026</w:t>
      </w:r>
      <w:r>
        <w:rPr>
          <w:rFonts w:ascii="Times New Roman" w:hAnsi="Times New Roman" w:cs="Times New Roman"/>
          <w:sz w:val="22"/>
          <w:szCs w:val="22"/>
        </w:rPr>
        <w:t xml:space="preserve">).</w:t>
      </w:r>
      <w:r>
        <w:rPr>
          <w:rFonts w:ascii="Times New Roman" w:hAnsi="Times New Roman" w:cs="Times New Roman"/>
          <w:sz w:val="22"/>
        </w:rPr>
      </w:r>
    </w:p>
  </w:footnote>
  <w:footnote w:id="113">
    <w:p w14:paraId="19F2ECCA"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sz w:val="22"/>
        </w:rPr>
        <w:t xml:space="preserve">Cf. Annexes : Analyse et souhait pour la bibliothèque numérique par CB (15/05/2026).</w:t>
      </w:r>
      <w:r>
        <w:rPr>
          <w:rFonts w:ascii="Times New Roman" w:hAnsi="Times New Roman" w:cs="Times New Roman"/>
          <w:sz w:val="22"/>
        </w:rPr>
      </w:r>
    </w:p>
  </w:footnote>
  <w:footnote w:id="114">
    <w:p w14:paraId="1772BC34" w14:textId="77777777">
      <w:pPr>
        <w:pStyle w:val="2138"/>
        <w:pBdr/>
        <w:spacing/>
        <w:ind/>
        <w:jc w:val="both"/>
        <w:rPr>
          <w:rFonts w:ascii="Times New Roman" w:hAnsi="Times New Roman" w:cs="Times New Roman"/>
          <w:i/>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i/>
          <w:sz w:val="22"/>
        </w:rPr>
      </w:r>
    </w:p>
  </w:footnote>
  <w:footnote w:id="115">
    <w:p w14:paraId="27AAE0EC" w14:textId="77777777">
      <w:pPr>
        <w:pStyle w:val="2138"/>
        <w:pBdr/>
        <w:spacing/>
        <w:ind/>
        <w:jc w:val="both"/>
        <w:rPr>
          <w:rFonts w:ascii="Times New Roman" w:hAnsi="Times New Roman" w:cs="Times New Roman"/>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sz w:val="22"/>
        </w:rPr>
      </w:r>
    </w:p>
  </w:footnote>
  <w:footnote w:id="116">
    <w:p w14:paraId="618382E4" w14:textId="77777777">
      <w:pPr>
        <w:pStyle w:val="2138"/>
        <w:pBdr/>
        <w:spacing/>
        <w:ind/>
        <w:jc w:val="both"/>
        <w:rPr>
          <w:rFonts w:ascii="Times New Roman" w:hAnsi="Times New Roman" w:cs="Times New Roman"/>
          <w:i/>
          <w:sz w:val="22"/>
        </w:rPr>
      </w:pPr>
      <w:r>
        <w:rPr>
          <w:rStyle w:val="2140"/>
          <w:rFonts w:ascii="Times New Roman" w:hAnsi="Times New Roman" w:cs="Times New Roman"/>
          <w:sz w:val="22"/>
        </w:rPr>
        <w:footnoteRef/>
      </w:r>
      <w:r>
        <w:rPr>
          <w:rFonts w:ascii="Times New Roman" w:hAnsi="Times New Roman" w:cs="Times New Roman"/>
          <w:sz w:val="22"/>
        </w:rPr>
        <w:t xml:space="preserve"> </w:t>
      </w:r>
      <w:r>
        <w:rPr>
          <w:rFonts w:ascii="Times New Roman" w:hAnsi="Times New Roman" w:cs="Times New Roman"/>
          <w:i/>
          <w:sz w:val="22"/>
        </w:rPr>
        <w:t xml:space="preserve">Ibid.</w:t>
      </w:r>
      <w:r>
        <w:rPr>
          <w:rFonts w:ascii="Times New Roman" w:hAnsi="Times New Roman" w:cs="Times New Roman"/>
          <w:i/>
          <w:sz w:val="22"/>
        </w:rPr>
      </w:r>
    </w:p>
  </w:footnote>
  <w:footnote w:id="117">
    <w:p w14:paraId="0D4157C6" w14:textId="77777777">
      <w:pPr>
        <w:pStyle w:val="2138"/>
        <w:pBdr/>
        <w:spacing/>
        <w:ind/>
        <w:jc w:val="both"/>
        <w:rPr/>
      </w:pPr>
      <w:r>
        <w:rPr>
          <w:rStyle w:val="2140"/>
          <w:rFonts w:ascii="Times New Roman" w:hAnsi="Times New Roman" w:cs="Times New Roman"/>
          <w:sz w:val="22"/>
        </w:rPr>
        <w:footnoteRef/>
      </w:r>
      <w:r>
        <w:rPr>
          <w:sz w:val="22"/>
        </w:rPr>
        <w:t xml:space="preserve"> </w:t>
      </w:r>
      <w:r>
        <w:rPr>
          <w:rFonts w:ascii="Times New Roman" w:hAnsi="Times New Roman" w:cs="Times New Roman"/>
          <w:sz w:val="22"/>
        </w:rPr>
        <w:t xml:space="preserve">Cf. Annexes : Notes de l’entretien avec DPRE (15/04/2026).</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648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D8C2C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0C432AC"/>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1919"/>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
    <w:nsid w:val="20CF52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54D31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ABA5634"/>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1778"/>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6">
    <w:nsid w:val="2D9329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4E3E72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5A3D30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609C0F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6C4325F1"/>
    <w:lvl w:ilvl="0">
      <w:isLgl w:val="false"/>
      <w:lvlJc w:val="left"/>
      <w:lvlText w:val="%1."/>
      <w:numFmt w:val="decimal"/>
      <w:pPr>
        <w:pBdr/>
        <w:spacing/>
        <w:ind w:hanging="360" w:left="1080"/>
      </w:pPr>
      <w:rPr>
        <w:rFonts w:hint="default"/>
      </w:rPr>
      <w:start w:val="1"/>
      <w:suff w:val="tab"/>
    </w:lvl>
    <w:lvl w:ilvl="1">
      <w:isLgl w:val="true"/>
      <w:lvlJc w:val="left"/>
      <w:lvlText w:val="%1.%2."/>
      <w:numFmt w:val="decimal"/>
      <w:pPr>
        <w:pBdr/>
        <w:spacing/>
        <w:ind w:hanging="360" w:left="1919"/>
      </w:pPr>
      <w:rPr>
        <w:rFonts w:hint="default"/>
        <w:color w:val="auto"/>
      </w:rPr>
      <w:start w:val="1"/>
      <w:suff w:val="tab"/>
    </w:lvl>
    <w:lvl w:ilvl="2">
      <w:isLgl w:val="true"/>
      <w:lvlJc w:val="left"/>
      <w:lvlText w:val="%1.%2.%3."/>
      <w:numFmt w:val="decimal"/>
      <w:pPr>
        <w:pBdr/>
        <w:spacing/>
        <w:ind w:hanging="720" w:left="3413"/>
      </w:pPr>
      <w:rPr>
        <w:rFonts w:hint="default"/>
        <w:color w:val="auto"/>
      </w:rPr>
      <w:start w:val="1"/>
      <w:suff w:val="tab"/>
    </w:lvl>
    <w:lvl w:ilvl="3">
      <w:isLgl w:val="true"/>
      <w:lvlJc w:val="left"/>
      <w:lvlText w:val="%1.%2.%3.%4."/>
      <w:numFmt w:val="decimal"/>
      <w:pPr>
        <w:pBdr/>
        <w:spacing/>
        <w:ind w:hanging="720" w:left="1440"/>
      </w:pPr>
      <w:rPr>
        <w:rFonts w:hint="default"/>
      </w:rPr>
      <w:start w:val="1"/>
      <w:suff w:val="tab"/>
    </w:lvl>
    <w:lvl w:ilvl="4">
      <w:isLgl w:val="true"/>
      <w:lvlJc w:val="left"/>
      <w:lvlText w:val="%1.%2.%3.%4.%5."/>
      <w:numFmt w:val="decimal"/>
      <w:pPr>
        <w:pBdr/>
        <w:spacing/>
        <w:ind w:hanging="1080" w:left="1800"/>
      </w:pPr>
      <w:rPr>
        <w:rFonts w:hint="default"/>
      </w:rPr>
      <w:start w:val="1"/>
      <w:suff w:val="tab"/>
    </w:lvl>
    <w:lvl w:ilvl="5">
      <w:isLgl w:val="true"/>
      <w:lvlJc w:val="left"/>
      <w:lvlText w:val="%1.%2.%3.%4.%5.%6."/>
      <w:numFmt w:val="decimal"/>
      <w:pPr>
        <w:pBdr/>
        <w:spacing/>
        <w:ind w:hanging="1080" w:left="1800"/>
      </w:pPr>
      <w:rPr>
        <w:rFonts w:hint="default"/>
      </w:rPr>
      <w:start w:val="1"/>
      <w:suff w:val="tab"/>
    </w:lvl>
    <w:lvl w:ilvl="6">
      <w:isLgl w:val="true"/>
      <w:lvlJc w:val="left"/>
      <w:lvlText w:val="%1.%2.%3.%4.%5.%6.%7."/>
      <w:numFmt w:val="decimal"/>
      <w:pPr>
        <w:pBdr/>
        <w:spacing/>
        <w:ind w:hanging="1440" w:left="2160"/>
      </w:pPr>
      <w:rPr>
        <w:rFonts w:hint="default"/>
      </w:rPr>
      <w:start w:val="1"/>
      <w:suff w:val="tab"/>
    </w:lvl>
    <w:lvl w:ilvl="7">
      <w:isLgl w:val="true"/>
      <w:lvlJc w:val="left"/>
      <w:lvlText w:val="%1.%2.%3.%4.%5.%6.%7.%8."/>
      <w:numFmt w:val="decimal"/>
      <w:pPr>
        <w:pBdr/>
        <w:spacing/>
        <w:ind w:hanging="1440" w:left="2160"/>
      </w:pPr>
      <w:rPr>
        <w:rFonts w:hint="default"/>
      </w:rPr>
      <w:start w:val="1"/>
      <w:suff w:val="tab"/>
    </w:lvl>
    <w:lvl w:ilvl="8">
      <w:isLgl w:val="true"/>
      <w:lvlJc w:val="left"/>
      <w:lvlText w:val="%1.%2.%3.%4.%5.%6.%7.%8.%9."/>
      <w:numFmt w:val="decimal"/>
      <w:pPr>
        <w:pBdr/>
        <w:spacing/>
        <w:ind w:hanging="1800" w:left="2520"/>
      </w:pPr>
      <w:rPr>
        <w:rFonts w:hint="default"/>
      </w:rPr>
      <w:start w:val="1"/>
      <w:suff w:val="tab"/>
    </w:lvl>
  </w:abstractNum>
  <w:abstractNum w:abstractNumId="11">
    <w:nsid w:val="73E730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75E111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8"/>
  </w:num>
  <w:num w:numId="2">
    <w:abstractNumId w:val="3"/>
  </w:num>
  <w:num w:numId="3">
    <w:abstractNumId w:val="10"/>
  </w:num>
  <w:num w:numId="4">
    <w:abstractNumId w:val="4"/>
  </w:num>
  <w:num w:numId="5">
    <w:abstractNumId w:val="9"/>
  </w:num>
  <w:num w:numId="6">
    <w:abstractNumId w:val="6"/>
  </w:num>
  <w:num w:numId="7">
    <w:abstractNumId w:val="0"/>
  </w:num>
  <w:num w:numId="8">
    <w:abstractNumId w:val="1"/>
  </w:num>
  <w:num w:numId="9">
    <w:abstractNumId w:val="12"/>
  </w:num>
  <w:num w:numId="10">
    <w:abstractNumId w:val="2"/>
  </w:num>
  <w:num w:numId="11">
    <w:abstractNumId w:val="5"/>
  </w:num>
  <w:num w:numId="12">
    <w:abstractNumId w:val="7"/>
  </w:num>
  <w:num w:numId="13">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OLARD Cécile">
    <w15:presenceInfo w15:providerId="None" w15:userId="BOLARD Céci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hyphenationZone w:val="425"/>
  <w:characterSpacingControl w:val="doNotCompress"/>
  <w:footnotePr>
    <w:pos w:val="beneathText"/>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21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21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21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21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21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21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21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21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21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21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21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21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21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21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21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21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21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21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21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21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21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21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21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21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21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21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21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21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21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21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21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21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21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21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21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21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21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21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21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21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21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21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21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21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21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21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21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21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21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21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21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21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21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21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21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21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21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21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21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21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21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21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21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21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21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21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21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21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21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21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21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21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21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21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21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21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21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21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21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21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21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21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21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21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21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21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21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21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21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21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21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21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21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21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21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21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21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21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21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21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21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21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21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21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21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21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21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21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21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21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21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21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21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21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21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21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21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21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21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21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21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21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21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21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21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2117"/>
    <w:next w:val="211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2117"/>
    <w:next w:val="211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2117"/>
    <w:next w:val="211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2117"/>
    <w:next w:val="211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2123"/>
    <w:link w:val="2118"/>
    <w:uiPriority w:val="9"/>
    <w:pPr>
      <w:pBdr/>
      <w:spacing/>
      <w:ind/>
    </w:pPr>
    <w:rPr>
      <w:rFonts w:ascii="Arial" w:hAnsi="Arial" w:eastAsia="Arial" w:cs="Arial"/>
      <w:color w:val="0f4761" w:themeColor="accent1" w:themeShade="BF"/>
      <w:sz w:val="40"/>
      <w:szCs w:val="40"/>
    </w:rPr>
  </w:style>
  <w:style w:type="character" w:styleId="151">
    <w:name w:val="Heading 2 Char"/>
    <w:basedOn w:val="2123"/>
    <w:link w:val="2119"/>
    <w:uiPriority w:val="9"/>
    <w:pPr>
      <w:pBdr/>
      <w:spacing/>
      <w:ind/>
    </w:pPr>
    <w:rPr>
      <w:rFonts w:ascii="Arial" w:hAnsi="Arial" w:eastAsia="Arial" w:cs="Arial"/>
      <w:color w:val="0f4761" w:themeColor="accent1" w:themeShade="BF"/>
      <w:sz w:val="32"/>
      <w:szCs w:val="32"/>
    </w:rPr>
  </w:style>
  <w:style w:type="character" w:styleId="152">
    <w:name w:val="Heading 3 Char"/>
    <w:basedOn w:val="2123"/>
    <w:link w:val="2120"/>
    <w:uiPriority w:val="9"/>
    <w:pPr>
      <w:pBdr/>
      <w:spacing/>
      <w:ind/>
    </w:pPr>
    <w:rPr>
      <w:rFonts w:ascii="Arial" w:hAnsi="Arial" w:eastAsia="Arial" w:cs="Arial"/>
      <w:color w:val="0f4761" w:themeColor="accent1" w:themeShade="BF"/>
      <w:sz w:val="28"/>
      <w:szCs w:val="28"/>
    </w:rPr>
  </w:style>
  <w:style w:type="character" w:styleId="153">
    <w:name w:val="Heading 4 Char"/>
    <w:basedOn w:val="2123"/>
    <w:link w:val="2121"/>
    <w:uiPriority w:val="9"/>
    <w:pPr>
      <w:pBdr/>
      <w:spacing/>
      <w:ind/>
    </w:pPr>
    <w:rPr>
      <w:rFonts w:ascii="Arial" w:hAnsi="Arial" w:eastAsia="Arial" w:cs="Arial"/>
      <w:i/>
      <w:iCs/>
      <w:color w:val="0f4761" w:themeColor="accent1" w:themeShade="BF"/>
    </w:rPr>
  </w:style>
  <w:style w:type="character" w:styleId="154">
    <w:name w:val="Heading 5 Char"/>
    <w:basedOn w:val="2123"/>
    <w:link w:val="2122"/>
    <w:uiPriority w:val="9"/>
    <w:pPr>
      <w:pBdr/>
      <w:spacing/>
      <w:ind/>
    </w:pPr>
    <w:rPr>
      <w:rFonts w:ascii="Arial" w:hAnsi="Arial" w:eastAsia="Arial" w:cs="Arial"/>
      <w:color w:val="0f4761" w:themeColor="accent1" w:themeShade="BF"/>
    </w:rPr>
  </w:style>
  <w:style w:type="character" w:styleId="155">
    <w:name w:val="Heading 6 Char"/>
    <w:basedOn w:val="2123"/>
    <w:link w:val="144"/>
    <w:uiPriority w:val="9"/>
    <w:pPr>
      <w:pBdr/>
      <w:spacing/>
      <w:ind/>
    </w:pPr>
    <w:rPr>
      <w:rFonts w:ascii="Arial" w:hAnsi="Arial" w:eastAsia="Arial" w:cs="Arial"/>
      <w:i/>
      <w:iCs/>
      <w:color w:val="595959" w:themeColor="text1" w:themeTint="A6"/>
    </w:rPr>
  </w:style>
  <w:style w:type="character" w:styleId="156">
    <w:name w:val="Heading 7 Char"/>
    <w:basedOn w:val="2123"/>
    <w:link w:val="145"/>
    <w:uiPriority w:val="9"/>
    <w:pPr>
      <w:pBdr/>
      <w:spacing/>
      <w:ind/>
    </w:pPr>
    <w:rPr>
      <w:rFonts w:ascii="Arial" w:hAnsi="Arial" w:eastAsia="Arial" w:cs="Arial"/>
      <w:color w:val="595959" w:themeColor="text1" w:themeTint="A6"/>
    </w:rPr>
  </w:style>
  <w:style w:type="character" w:styleId="157">
    <w:name w:val="Heading 8 Char"/>
    <w:basedOn w:val="2123"/>
    <w:link w:val="146"/>
    <w:uiPriority w:val="9"/>
    <w:pPr>
      <w:pBdr/>
      <w:spacing/>
      <w:ind/>
    </w:pPr>
    <w:rPr>
      <w:rFonts w:ascii="Arial" w:hAnsi="Arial" w:eastAsia="Arial" w:cs="Arial"/>
      <w:i/>
      <w:iCs/>
      <w:color w:val="272727" w:themeColor="text1" w:themeTint="D8"/>
    </w:rPr>
  </w:style>
  <w:style w:type="character" w:styleId="158">
    <w:name w:val="Heading 9 Char"/>
    <w:basedOn w:val="2123"/>
    <w:link w:val="147"/>
    <w:uiPriority w:val="9"/>
    <w:pPr>
      <w:pBdr/>
      <w:spacing/>
      <w:ind/>
    </w:pPr>
    <w:rPr>
      <w:rFonts w:ascii="Arial" w:hAnsi="Arial" w:eastAsia="Arial" w:cs="Arial"/>
      <w:i/>
      <w:iCs/>
      <w:color w:val="272727" w:themeColor="text1" w:themeTint="D8"/>
    </w:rPr>
  </w:style>
  <w:style w:type="paragraph" w:styleId="159">
    <w:name w:val="Title"/>
    <w:basedOn w:val="2117"/>
    <w:next w:val="211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2123"/>
    <w:link w:val="159"/>
    <w:uiPriority w:val="10"/>
    <w:pPr>
      <w:pBdr/>
      <w:spacing/>
      <w:ind/>
    </w:pPr>
    <w:rPr>
      <w:rFonts w:ascii="Arial" w:hAnsi="Arial" w:eastAsia="Arial" w:cs="Arial"/>
      <w:spacing w:val="-10"/>
      <w:sz w:val="56"/>
      <w:szCs w:val="56"/>
    </w:rPr>
  </w:style>
  <w:style w:type="paragraph" w:styleId="161">
    <w:name w:val="Subtitle"/>
    <w:basedOn w:val="2117"/>
    <w:next w:val="2117"/>
    <w:link w:val="162"/>
    <w:uiPriority w:val="11"/>
    <w:qFormat/>
    <w:pPr>
      <w:numPr>
        <w:ilvl w:val="1"/>
      </w:numPr>
      <w:pBdr/>
      <w:spacing/>
      <w:ind/>
    </w:pPr>
    <w:rPr>
      <w:color w:val="595959" w:themeColor="text1" w:themeTint="A6"/>
      <w:spacing w:val="15"/>
      <w:sz w:val="28"/>
      <w:szCs w:val="28"/>
    </w:rPr>
  </w:style>
  <w:style w:type="character" w:styleId="162">
    <w:name w:val="Subtitle Char"/>
    <w:basedOn w:val="2123"/>
    <w:link w:val="161"/>
    <w:uiPriority w:val="11"/>
    <w:pPr>
      <w:pBdr/>
      <w:spacing/>
      <w:ind/>
    </w:pPr>
    <w:rPr>
      <w:color w:val="595959" w:themeColor="text1" w:themeTint="A6"/>
      <w:spacing w:val="15"/>
      <w:sz w:val="28"/>
      <w:szCs w:val="28"/>
    </w:rPr>
  </w:style>
  <w:style w:type="paragraph" w:styleId="163">
    <w:name w:val="Quote"/>
    <w:basedOn w:val="2117"/>
    <w:next w:val="2117"/>
    <w:link w:val="164"/>
    <w:uiPriority w:val="29"/>
    <w:qFormat/>
    <w:pPr>
      <w:pBdr/>
      <w:spacing w:before="160"/>
      <w:ind/>
      <w:jc w:val="center"/>
    </w:pPr>
    <w:rPr>
      <w:i/>
      <w:iCs/>
      <w:color w:val="404040" w:themeColor="text1" w:themeTint="BF"/>
    </w:rPr>
  </w:style>
  <w:style w:type="character" w:styleId="164">
    <w:name w:val="Quote Char"/>
    <w:basedOn w:val="2123"/>
    <w:link w:val="163"/>
    <w:uiPriority w:val="29"/>
    <w:pPr>
      <w:pBdr/>
      <w:spacing/>
      <w:ind/>
    </w:pPr>
    <w:rPr>
      <w:i/>
      <w:iCs/>
      <w:color w:val="404040" w:themeColor="text1" w:themeTint="BF"/>
    </w:rPr>
  </w:style>
  <w:style w:type="character" w:styleId="166">
    <w:name w:val="Intense Emphasis"/>
    <w:basedOn w:val="2123"/>
    <w:uiPriority w:val="21"/>
    <w:qFormat/>
    <w:pPr>
      <w:pBdr/>
      <w:spacing/>
      <w:ind/>
    </w:pPr>
    <w:rPr>
      <w:i/>
      <w:iCs/>
      <w:color w:val="0f4761" w:themeColor="accent1" w:themeShade="BF"/>
    </w:rPr>
  </w:style>
  <w:style w:type="paragraph" w:styleId="167">
    <w:name w:val="Intense Quote"/>
    <w:basedOn w:val="2117"/>
    <w:next w:val="211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2123"/>
    <w:link w:val="167"/>
    <w:uiPriority w:val="30"/>
    <w:pPr>
      <w:pBdr/>
      <w:spacing/>
      <w:ind/>
    </w:pPr>
    <w:rPr>
      <w:i/>
      <w:iCs/>
      <w:color w:val="0f4761" w:themeColor="accent1" w:themeShade="BF"/>
    </w:rPr>
  </w:style>
  <w:style w:type="character" w:styleId="169">
    <w:name w:val="Intense Reference"/>
    <w:basedOn w:val="2123"/>
    <w:uiPriority w:val="32"/>
    <w:qFormat/>
    <w:pPr>
      <w:pBdr/>
      <w:spacing/>
      <w:ind/>
    </w:pPr>
    <w:rPr>
      <w:b/>
      <w:bCs/>
      <w:smallCaps/>
      <w:color w:val="0f4761" w:themeColor="accent1" w:themeShade="BF"/>
      <w:spacing w:val="5"/>
    </w:rPr>
  </w:style>
  <w:style w:type="paragraph" w:styleId="170">
    <w:name w:val="No Spacing"/>
    <w:basedOn w:val="2117"/>
    <w:uiPriority w:val="1"/>
    <w:qFormat/>
    <w:pPr>
      <w:pBdr/>
      <w:spacing w:after="0" w:line="240" w:lineRule="auto"/>
      <w:ind/>
    </w:pPr>
  </w:style>
  <w:style w:type="character" w:styleId="171">
    <w:name w:val="Subtle Emphasis"/>
    <w:basedOn w:val="2123"/>
    <w:uiPriority w:val="19"/>
    <w:qFormat/>
    <w:pPr>
      <w:pBdr/>
      <w:spacing/>
      <w:ind/>
    </w:pPr>
    <w:rPr>
      <w:i/>
      <w:iCs/>
      <w:color w:val="404040" w:themeColor="text1" w:themeTint="BF"/>
    </w:rPr>
  </w:style>
  <w:style w:type="character" w:styleId="172">
    <w:name w:val="Emphasis"/>
    <w:basedOn w:val="2123"/>
    <w:uiPriority w:val="20"/>
    <w:qFormat/>
    <w:pPr>
      <w:pBdr/>
      <w:spacing/>
      <w:ind/>
    </w:pPr>
    <w:rPr>
      <w:i/>
      <w:iCs/>
    </w:rPr>
  </w:style>
  <w:style w:type="character" w:styleId="173">
    <w:name w:val="Strong"/>
    <w:basedOn w:val="2123"/>
    <w:uiPriority w:val="22"/>
    <w:qFormat/>
    <w:pPr>
      <w:pBdr/>
      <w:spacing/>
      <w:ind/>
    </w:pPr>
    <w:rPr>
      <w:b/>
      <w:bCs/>
    </w:rPr>
  </w:style>
  <w:style w:type="character" w:styleId="174">
    <w:name w:val="Subtle Reference"/>
    <w:basedOn w:val="2123"/>
    <w:uiPriority w:val="31"/>
    <w:qFormat/>
    <w:pPr>
      <w:pBdr/>
      <w:spacing/>
      <w:ind/>
    </w:pPr>
    <w:rPr>
      <w:smallCaps/>
      <w:color w:val="5a5a5a" w:themeColor="text1" w:themeTint="A5"/>
    </w:rPr>
  </w:style>
  <w:style w:type="character" w:styleId="175">
    <w:name w:val="Book Title"/>
    <w:basedOn w:val="2123"/>
    <w:uiPriority w:val="33"/>
    <w:qFormat/>
    <w:pPr>
      <w:pBdr/>
      <w:spacing/>
      <w:ind/>
    </w:pPr>
    <w:rPr>
      <w:b/>
      <w:bCs/>
      <w:i/>
      <w:iCs/>
      <w:spacing w:val="5"/>
    </w:rPr>
  </w:style>
  <w:style w:type="character" w:styleId="177">
    <w:name w:val="Header Char"/>
    <w:basedOn w:val="2123"/>
    <w:link w:val="2141"/>
    <w:uiPriority w:val="99"/>
    <w:pPr>
      <w:pBdr/>
      <w:spacing/>
      <w:ind/>
    </w:pPr>
  </w:style>
  <w:style w:type="character" w:styleId="179">
    <w:name w:val="Footer Char"/>
    <w:basedOn w:val="2123"/>
    <w:link w:val="2143"/>
    <w:uiPriority w:val="99"/>
    <w:pPr>
      <w:pBdr/>
      <w:spacing/>
      <w:ind/>
    </w:pPr>
  </w:style>
  <w:style w:type="paragraph" w:styleId="180">
    <w:name w:val="Caption"/>
    <w:basedOn w:val="2117"/>
    <w:next w:val="2117"/>
    <w:uiPriority w:val="35"/>
    <w:unhideWhenUsed/>
    <w:qFormat/>
    <w:pPr>
      <w:pBdr/>
      <w:spacing w:after="200" w:line="240" w:lineRule="auto"/>
      <w:ind/>
    </w:pPr>
    <w:rPr>
      <w:i/>
      <w:iCs/>
      <w:color w:val="0e2841" w:themeColor="text2"/>
      <w:sz w:val="18"/>
      <w:szCs w:val="18"/>
    </w:rPr>
  </w:style>
  <w:style w:type="character" w:styleId="182">
    <w:name w:val="Footnote Text Char"/>
    <w:basedOn w:val="2123"/>
    <w:link w:val="2138"/>
    <w:uiPriority w:val="99"/>
    <w:semiHidden/>
    <w:pPr>
      <w:pBdr/>
      <w:spacing/>
      <w:ind/>
    </w:pPr>
    <w:rPr>
      <w:sz w:val="20"/>
      <w:szCs w:val="20"/>
    </w:rPr>
  </w:style>
  <w:style w:type="paragraph" w:styleId="184">
    <w:name w:val="endnote text"/>
    <w:basedOn w:val="2117"/>
    <w:link w:val="185"/>
    <w:uiPriority w:val="99"/>
    <w:semiHidden/>
    <w:unhideWhenUsed/>
    <w:pPr>
      <w:pBdr/>
      <w:spacing w:after="0" w:line="240" w:lineRule="auto"/>
      <w:ind/>
    </w:pPr>
    <w:rPr>
      <w:sz w:val="20"/>
      <w:szCs w:val="20"/>
    </w:rPr>
  </w:style>
  <w:style w:type="character" w:styleId="185">
    <w:name w:val="Endnote Text Char"/>
    <w:basedOn w:val="2123"/>
    <w:link w:val="184"/>
    <w:uiPriority w:val="99"/>
    <w:semiHidden/>
    <w:pPr>
      <w:pBdr/>
      <w:spacing/>
      <w:ind/>
    </w:pPr>
    <w:rPr>
      <w:sz w:val="20"/>
      <w:szCs w:val="20"/>
    </w:rPr>
  </w:style>
  <w:style w:type="character" w:styleId="186">
    <w:name w:val="endnote reference"/>
    <w:basedOn w:val="2123"/>
    <w:uiPriority w:val="99"/>
    <w:semiHidden/>
    <w:unhideWhenUsed/>
    <w:pPr>
      <w:pBdr/>
      <w:spacing/>
      <w:ind/>
    </w:pPr>
    <w:rPr>
      <w:vertAlign w:val="superscript"/>
    </w:rPr>
  </w:style>
  <w:style w:type="character" w:styleId="188">
    <w:name w:val="FollowedHyperlink"/>
    <w:basedOn w:val="2123"/>
    <w:uiPriority w:val="99"/>
    <w:semiHidden/>
    <w:unhideWhenUsed/>
    <w:pPr>
      <w:pBdr/>
      <w:spacing/>
      <w:ind/>
    </w:pPr>
    <w:rPr>
      <w:color w:val="954f72" w:themeColor="followedHyperlink"/>
      <w:u w:val="single"/>
    </w:rPr>
  </w:style>
  <w:style w:type="paragraph" w:styleId="192">
    <w:name w:val="toc 4"/>
    <w:basedOn w:val="2117"/>
    <w:next w:val="2117"/>
    <w:uiPriority w:val="39"/>
    <w:unhideWhenUsed/>
    <w:pPr>
      <w:pBdr/>
      <w:spacing w:after="100"/>
      <w:ind w:left="660"/>
    </w:pPr>
  </w:style>
  <w:style w:type="paragraph" w:styleId="193">
    <w:name w:val="toc 5"/>
    <w:basedOn w:val="2117"/>
    <w:next w:val="2117"/>
    <w:uiPriority w:val="39"/>
    <w:unhideWhenUsed/>
    <w:pPr>
      <w:pBdr/>
      <w:spacing w:after="100"/>
      <w:ind w:left="880"/>
    </w:pPr>
  </w:style>
  <w:style w:type="paragraph" w:styleId="194">
    <w:name w:val="toc 6"/>
    <w:basedOn w:val="2117"/>
    <w:next w:val="2117"/>
    <w:uiPriority w:val="39"/>
    <w:unhideWhenUsed/>
    <w:pPr>
      <w:pBdr/>
      <w:spacing w:after="100"/>
      <w:ind w:left="1100"/>
    </w:pPr>
  </w:style>
  <w:style w:type="paragraph" w:styleId="195">
    <w:name w:val="toc 7"/>
    <w:basedOn w:val="2117"/>
    <w:next w:val="2117"/>
    <w:uiPriority w:val="39"/>
    <w:unhideWhenUsed/>
    <w:pPr>
      <w:pBdr/>
      <w:spacing w:after="100"/>
      <w:ind w:left="1320"/>
    </w:pPr>
  </w:style>
  <w:style w:type="paragraph" w:styleId="196">
    <w:name w:val="toc 8"/>
    <w:basedOn w:val="2117"/>
    <w:next w:val="2117"/>
    <w:uiPriority w:val="39"/>
    <w:unhideWhenUsed/>
    <w:pPr>
      <w:pBdr/>
      <w:spacing w:after="100"/>
      <w:ind w:left="1540"/>
    </w:pPr>
  </w:style>
  <w:style w:type="paragraph" w:styleId="197">
    <w:name w:val="toc 9"/>
    <w:basedOn w:val="2117"/>
    <w:next w:val="2117"/>
    <w:uiPriority w:val="39"/>
    <w:unhideWhenUsed/>
    <w:pPr>
      <w:pBdr/>
      <w:spacing w:after="100"/>
      <w:ind w:left="1760"/>
    </w:pPr>
  </w:style>
  <w:style w:type="character" w:styleId="198">
    <w:name w:val="Placeholder Text"/>
    <w:basedOn w:val="2123"/>
    <w:uiPriority w:val="99"/>
    <w:semiHidden/>
    <w:pPr>
      <w:pBdr/>
      <w:spacing/>
      <w:ind/>
    </w:pPr>
    <w:rPr>
      <w:color w:val="666666"/>
    </w:rPr>
  </w:style>
  <w:style w:type="paragraph" w:styleId="209">
    <w:name w:val="table of figures"/>
    <w:basedOn w:val="2117"/>
    <w:next w:val="2117"/>
    <w:uiPriority w:val="99"/>
    <w:unhideWhenUsed/>
    <w:pPr>
      <w:pBdr/>
      <w:spacing w:after="0" w:afterAutospacing="0"/>
      <w:ind/>
    </w:pPr>
  </w:style>
  <w:style w:type="paragraph" w:styleId="2117" w:default="1">
    <w:name w:val="Normal"/>
    <w:qFormat/>
    <w:pPr>
      <w:pBdr/>
      <w:spacing/>
      <w:ind/>
    </w:pPr>
  </w:style>
  <w:style w:type="paragraph" w:styleId="2118">
    <w:name w:val="Heading 1"/>
    <w:basedOn w:val="2117"/>
    <w:next w:val="2117"/>
    <w:link w:val="2126"/>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2119">
    <w:name w:val="Heading 2"/>
    <w:basedOn w:val="2117"/>
    <w:next w:val="2117"/>
    <w:link w:val="2131"/>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2120">
    <w:name w:val="Heading 3"/>
    <w:basedOn w:val="2117"/>
    <w:next w:val="2117"/>
    <w:link w:val="2132"/>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paragraph" w:styleId="2121">
    <w:name w:val="Heading 4"/>
    <w:basedOn w:val="2117"/>
    <w:next w:val="2117"/>
    <w:link w:val="2133"/>
    <w:uiPriority w:val="9"/>
    <w:unhideWhenUsed/>
    <w:qFormat/>
    <w:pPr>
      <w:keepNext w:val="true"/>
      <w:keepLines w:val="true"/>
      <w:pBdr/>
      <w:spacing w:after="0" w:before="40"/>
      <w:ind/>
      <w:outlineLvl w:val="3"/>
    </w:pPr>
    <w:rPr>
      <w:rFonts w:asciiTheme="majorHAnsi" w:hAnsiTheme="majorHAnsi" w:eastAsiaTheme="majorEastAsia" w:cstheme="majorBidi"/>
      <w:i/>
      <w:iCs/>
      <w:color w:val="2e74b5" w:themeColor="accent1" w:themeShade="BF"/>
    </w:rPr>
  </w:style>
  <w:style w:type="paragraph" w:styleId="2122">
    <w:name w:val="Heading 5"/>
    <w:basedOn w:val="2117"/>
    <w:next w:val="2117"/>
    <w:link w:val="2134"/>
    <w:uiPriority w:val="9"/>
    <w:unhideWhenUsed/>
    <w:qFormat/>
    <w:pPr>
      <w:keepNext w:val="true"/>
      <w:keepLines w:val="true"/>
      <w:pBdr/>
      <w:spacing w:after="0" w:before="40"/>
      <w:ind/>
      <w:outlineLvl w:val="4"/>
    </w:pPr>
    <w:rPr>
      <w:rFonts w:asciiTheme="majorHAnsi" w:hAnsiTheme="majorHAnsi" w:eastAsiaTheme="majorEastAsia" w:cstheme="majorBidi"/>
      <w:color w:val="2e74b5" w:themeColor="accent1" w:themeShade="BF"/>
    </w:rPr>
  </w:style>
  <w:style w:type="character" w:styleId="2123" w:default="1">
    <w:name w:val="Default Paragraph Font"/>
    <w:uiPriority w:val="1"/>
    <w:semiHidden/>
    <w:unhideWhenUsed/>
    <w:pPr>
      <w:pBdr/>
      <w:spacing/>
      <w:ind/>
    </w:pPr>
  </w:style>
  <w:style w:type="table" w:styleId="21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125" w:default="1">
    <w:name w:val="No List"/>
    <w:uiPriority w:val="99"/>
    <w:semiHidden/>
    <w:unhideWhenUsed/>
    <w:pPr>
      <w:pBdr/>
      <w:spacing/>
      <w:ind/>
    </w:pPr>
  </w:style>
  <w:style w:type="character" w:styleId="2126" w:customStyle="1">
    <w:name w:val="Titre 1 Car"/>
    <w:basedOn w:val="2123"/>
    <w:link w:val="2118"/>
    <w:uiPriority w:val="9"/>
    <w:pPr>
      <w:pBdr/>
      <w:spacing/>
      <w:ind/>
    </w:pPr>
    <w:rPr>
      <w:rFonts w:asciiTheme="majorHAnsi" w:hAnsiTheme="majorHAnsi" w:eastAsiaTheme="majorEastAsia" w:cstheme="majorBidi"/>
      <w:color w:val="2e74b5" w:themeColor="accent1" w:themeShade="BF"/>
      <w:sz w:val="32"/>
      <w:szCs w:val="32"/>
    </w:rPr>
  </w:style>
  <w:style w:type="paragraph" w:styleId="2127">
    <w:name w:val="List Paragraph"/>
    <w:basedOn w:val="2117"/>
    <w:uiPriority w:val="34"/>
    <w:qFormat/>
    <w:pPr>
      <w:pBdr/>
      <w:spacing/>
      <w:ind w:left="720"/>
      <w:contextualSpacing w:val="true"/>
    </w:pPr>
    <w:rPr>
      <w:rFonts w:ascii="Calibri Light" w:hAnsi="Calibri Light"/>
    </w:rPr>
  </w:style>
  <w:style w:type="paragraph" w:styleId="2128">
    <w:name w:val="TOC Heading"/>
    <w:basedOn w:val="2118"/>
    <w:next w:val="2117"/>
    <w:uiPriority w:val="39"/>
    <w:unhideWhenUsed/>
    <w:qFormat/>
    <w:pPr>
      <w:pBdr/>
      <w:spacing/>
      <w:ind/>
      <w:outlineLvl w:val="9"/>
    </w:pPr>
    <w:rPr>
      <w:lang w:eastAsia="fr-FR"/>
    </w:rPr>
  </w:style>
  <w:style w:type="paragraph" w:styleId="2129">
    <w:name w:val="toc 1"/>
    <w:basedOn w:val="2117"/>
    <w:next w:val="2117"/>
    <w:uiPriority w:val="39"/>
    <w:unhideWhenUsed/>
    <w:pPr>
      <w:pBdr/>
      <w:spacing w:after="100"/>
      <w:ind/>
    </w:pPr>
  </w:style>
  <w:style w:type="character" w:styleId="2130">
    <w:name w:val="Hyperlink"/>
    <w:basedOn w:val="2123"/>
    <w:uiPriority w:val="99"/>
    <w:unhideWhenUsed/>
    <w:pPr>
      <w:pBdr/>
      <w:spacing/>
      <w:ind/>
    </w:pPr>
    <w:rPr>
      <w:color w:val="0563c1" w:themeColor="hyperlink"/>
      <w:u w:val="single"/>
    </w:rPr>
  </w:style>
  <w:style w:type="character" w:styleId="2131" w:customStyle="1">
    <w:name w:val="Titre 2 Car"/>
    <w:basedOn w:val="2123"/>
    <w:link w:val="2119"/>
    <w:uiPriority w:val="9"/>
    <w:pPr>
      <w:pBdr/>
      <w:spacing/>
      <w:ind/>
    </w:pPr>
    <w:rPr>
      <w:rFonts w:asciiTheme="majorHAnsi" w:hAnsiTheme="majorHAnsi" w:eastAsiaTheme="majorEastAsia" w:cstheme="majorBidi"/>
      <w:color w:val="2e74b5" w:themeColor="accent1" w:themeShade="BF"/>
      <w:sz w:val="26"/>
      <w:szCs w:val="26"/>
    </w:rPr>
  </w:style>
  <w:style w:type="character" w:styleId="2132" w:customStyle="1">
    <w:name w:val="Titre 3 Car"/>
    <w:basedOn w:val="2123"/>
    <w:link w:val="2120"/>
    <w:uiPriority w:val="9"/>
    <w:pPr>
      <w:pBdr/>
      <w:spacing/>
      <w:ind/>
    </w:pPr>
    <w:rPr>
      <w:rFonts w:asciiTheme="majorHAnsi" w:hAnsiTheme="majorHAnsi" w:eastAsiaTheme="majorEastAsia" w:cstheme="majorBidi"/>
      <w:color w:val="1f4d78" w:themeColor="accent1" w:themeShade="7F"/>
      <w:sz w:val="24"/>
      <w:szCs w:val="24"/>
    </w:rPr>
  </w:style>
  <w:style w:type="character" w:styleId="2133" w:customStyle="1">
    <w:name w:val="Titre 4 Car"/>
    <w:basedOn w:val="2123"/>
    <w:link w:val="2121"/>
    <w:uiPriority w:val="9"/>
    <w:pPr>
      <w:pBdr/>
      <w:spacing/>
      <w:ind/>
    </w:pPr>
    <w:rPr>
      <w:rFonts w:asciiTheme="majorHAnsi" w:hAnsiTheme="majorHAnsi" w:eastAsiaTheme="majorEastAsia" w:cstheme="majorBidi"/>
      <w:i/>
      <w:iCs/>
      <w:color w:val="2e74b5" w:themeColor="accent1" w:themeShade="BF"/>
    </w:rPr>
  </w:style>
  <w:style w:type="character" w:styleId="2134" w:customStyle="1">
    <w:name w:val="Titre 5 Car"/>
    <w:basedOn w:val="2123"/>
    <w:link w:val="2122"/>
    <w:uiPriority w:val="9"/>
    <w:pPr>
      <w:pBdr/>
      <w:spacing/>
      <w:ind/>
    </w:pPr>
    <w:rPr>
      <w:rFonts w:asciiTheme="majorHAnsi" w:hAnsiTheme="majorHAnsi" w:eastAsiaTheme="majorEastAsia" w:cstheme="majorBidi"/>
      <w:color w:val="2e74b5" w:themeColor="accent1" w:themeShade="BF"/>
    </w:rPr>
  </w:style>
  <w:style w:type="paragraph" w:styleId="2135">
    <w:name w:val="toc 2"/>
    <w:basedOn w:val="2117"/>
    <w:next w:val="2117"/>
    <w:uiPriority w:val="39"/>
    <w:unhideWhenUsed/>
    <w:pPr>
      <w:pBdr/>
      <w:spacing w:after="100"/>
      <w:ind w:left="220"/>
    </w:pPr>
  </w:style>
  <w:style w:type="paragraph" w:styleId="2136">
    <w:name w:val="toc 3"/>
    <w:basedOn w:val="2117"/>
    <w:next w:val="2117"/>
    <w:uiPriority w:val="39"/>
    <w:unhideWhenUsed/>
    <w:pPr>
      <w:pBdr/>
      <w:spacing w:after="100"/>
      <w:ind w:left="440"/>
    </w:pPr>
  </w:style>
  <w:style w:type="table" w:styleId="2137">
    <w:name w:val="Table Grid"/>
    <w:basedOn w:val="212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138">
    <w:name w:val="footnote text"/>
    <w:basedOn w:val="2117"/>
    <w:link w:val="2139"/>
    <w:uiPriority w:val="99"/>
    <w:semiHidden/>
    <w:unhideWhenUsed/>
    <w:pPr>
      <w:pBdr/>
      <w:spacing w:after="0" w:line="240" w:lineRule="auto"/>
      <w:ind/>
    </w:pPr>
    <w:rPr>
      <w:sz w:val="20"/>
      <w:szCs w:val="20"/>
    </w:rPr>
  </w:style>
  <w:style w:type="character" w:styleId="2139" w:customStyle="1">
    <w:name w:val="Note de bas de page Car"/>
    <w:basedOn w:val="2123"/>
    <w:link w:val="2138"/>
    <w:uiPriority w:val="99"/>
    <w:semiHidden/>
    <w:pPr>
      <w:pBdr/>
      <w:spacing/>
      <w:ind/>
    </w:pPr>
    <w:rPr>
      <w:sz w:val="20"/>
      <w:szCs w:val="20"/>
    </w:rPr>
  </w:style>
  <w:style w:type="character" w:styleId="2140">
    <w:name w:val="footnote reference"/>
    <w:basedOn w:val="2123"/>
    <w:uiPriority w:val="99"/>
    <w:semiHidden/>
    <w:unhideWhenUsed/>
    <w:pPr>
      <w:pBdr/>
      <w:spacing/>
      <w:ind/>
    </w:pPr>
    <w:rPr>
      <w:vertAlign w:val="superscript"/>
    </w:rPr>
  </w:style>
  <w:style w:type="paragraph" w:styleId="2141">
    <w:name w:val="Header"/>
    <w:basedOn w:val="2117"/>
    <w:link w:val="2142"/>
    <w:uiPriority w:val="99"/>
    <w:unhideWhenUsed/>
    <w:pPr>
      <w:pBdr/>
      <w:tabs>
        <w:tab w:val="center" w:leader="none" w:pos="4536"/>
        <w:tab w:val="right" w:leader="none" w:pos="9072"/>
      </w:tabs>
      <w:spacing w:after="0" w:line="240" w:lineRule="auto"/>
      <w:ind/>
    </w:pPr>
  </w:style>
  <w:style w:type="character" w:styleId="2142" w:customStyle="1">
    <w:name w:val="En-tête Car"/>
    <w:basedOn w:val="2123"/>
    <w:link w:val="2141"/>
    <w:uiPriority w:val="99"/>
    <w:pPr>
      <w:pBdr/>
      <w:spacing/>
      <w:ind/>
    </w:pPr>
  </w:style>
  <w:style w:type="paragraph" w:styleId="2143">
    <w:name w:val="Footer"/>
    <w:basedOn w:val="2117"/>
    <w:link w:val="2144"/>
    <w:uiPriority w:val="99"/>
    <w:unhideWhenUsed/>
    <w:pPr>
      <w:pBdr/>
      <w:tabs>
        <w:tab w:val="center" w:leader="none" w:pos="4536"/>
        <w:tab w:val="right" w:leader="none" w:pos="9072"/>
      </w:tabs>
      <w:spacing w:after="0" w:line="240" w:lineRule="auto"/>
      <w:ind/>
    </w:pPr>
  </w:style>
  <w:style w:type="character" w:styleId="2144" w:customStyle="1">
    <w:name w:val="Pied de page Car"/>
    <w:basedOn w:val="2123"/>
    <w:link w:val="2143"/>
    <w:uiPriority w:val="99"/>
    <w:pPr>
      <w:pBdr/>
      <w:spacing/>
      <w:ind/>
    </w:pPr>
  </w:style>
  <w:style w:type="paragraph" w:styleId="2145">
    <w:name w:val="annotation text"/>
    <w:basedOn w:val="2117"/>
    <w:link w:val="2146"/>
    <w:uiPriority w:val="99"/>
    <w:semiHidden/>
    <w:unhideWhenUsed/>
    <w:pPr>
      <w:pBdr/>
      <w:spacing w:line="240" w:lineRule="auto"/>
      <w:ind/>
    </w:pPr>
    <w:rPr>
      <w:sz w:val="20"/>
      <w:szCs w:val="20"/>
    </w:rPr>
  </w:style>
  <w:style w:type="character" w:styleId="2146" w:customStyle="1">
    <w:name w:val="Commentaire Car"/>
    <w:basedOn w:val="2123"/>
    <w:link w:val="2145"/>
    <w:uiPriority w:val="99"/>
    <w:semiHidden/>
    <w:pPr>
      <w:pBdr/>
      <w:spacing/>
      <w:ind/>
    </w:pPr>
    <w:rPr>
      <w:sz w:val="20"/>
      <w:szCs w:val="20"/>
    </w:rPr>
  </w:style>
  <w:style w:type="paragraph" w:styleId="2147">
    <w:name w:val="Normal (Web)"/>
    <w:basedOn w:val="2117"/>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2148" w:customStyle="1">
    <w:name w:val="ng-star-inserted"/>
    <w:basedOn w:val="2123"/>
    <w:pPr>
      <w:pBdr/>
      <w:spacing/>
      <w:ind/>
    </w:pPr>
  </w:style>
  <w:style w:type="character" w:styleId="2149">
    <w:name w:val="annotation reference"/>
    <w:basedOn w:val="2123"/>
    <w:uiPriority w:val="99"/>
    <w:semiHidden/>
    <w:unhideWhenUsed/>
    <w:pPr>
      <w:pBdr/>
      <w:spacing/>
      <w:ind/>
    </w:pPr>
    <w:rPr>
      <w:sz w:val="16"/>
      <w:szCs w:val="16"/>
    </w:rPr>
  </w:style>
  <w:style w:type="paragraph" w:styleId="2150">
    <w:name w:val="annotation subject"/>
    <w:basedOn w:val="2145"/>
    <w:next w:val="2145"/>
    <w:link w:val="2151"/>
    <w:uiPriority w:val="99"/>
    <w:semiHidden/>
    <w:unhideWhenUsed/>
    <w:pPr>
      <w:pBdr/>
      <w:spacing/>
      <w:ind/>
    </w:pPr>
    <w:rPr>
      <w:b/>
      <w:bCs/>
    </w:rPr>
  </w:style>
  <w:style w:type="character" w:styleId="2151" w:customStyle="1">
    <w:name w:val="Objet du commentaire Car"/>
    <w:basedOn w:val="2146"/>
    <w:link w:val="2150"/>
    <w:uiPriority w:val="99"/>
    <w:semiHidden/>
    <w:pPr>
      <w:pBdr/>
      <w:spacing/>
      <w:ind/>
    </w:pPr>
    <w:rPr>
      <w:b/>
      <w:bCs/>
      <w:sz w:val="20"/>
      <w:szCs w:val="20"/>
    </w:rPr>
  </w:style>
  <w:style w:type="paragraph" w:styleId="2152">
    <w:name w:val="Balloon Text"/>
    <w:basedOn w:val="2117"/>
    <w:link w:val="2153"/>
    <w:uiPriority w:val="99"/>
    <w:semiHidden/>
    <w:unhideWhenUsed/>
    <w:pPr>
      <w:pBdr/>
      <w:spacing w:after="0" w:line="240" w:lineRule="auto"/>
      <w:ind/>
    </w:pPr>
    <w:rPr>
      <w:rFonts w:ascii="Segoe UI" w:hAnsi="Segoe UI" w:cs="Segoe UI"/>
      <w:sz w:val="18"/>
      <w:szCs w:val="18"/>
    </w:rPr>
  </w:style>
  <w:style w:type="character" w:styleId="2153" w:customStyle="1">
    <w:name w:val="Texte de bulles Car"/>
    <w:basedOn w:val="2123"/>
    <w:link w:val="2152"/>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comments" Target="comments.xml" /><Relationship Id="rId15" Type="http://schemas.microsoft.com/office/2011/relationships/commentsExtended" Target="commentsExtended.xml" /><Relationship Id="rId16" Type="http://schemas.microsoft.com/office/2016/09/relationships/commentsIds" Target="commentsIds.xml" /><Relationship Id="rId17"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ccfr.bnf.fr/portailccfr/servlet/ViewManager?menu=public_menu_view&amp;record=rnbcd:INSTITUTION:7824&amp;setCache=all_rnbcd.RNBCD_GLOBALE_MULTI&amp;fromList=true&amp;source=all_rnbcd&amp;action=public_search_top&amp;query=RNBCD_GLOBALE" TargetMode="External"/><Relationship Id="rId2" Type="http://schemas.openxmlformats.org/officeDocument/2006/relationships/hyperlink" Target="https://biu-cujas.univ-paris1.fr/histoire-missions-et-partenariats/" TargetMode="External"/><Relationship Id="rId3" Type="http://schemas.openxmlformats.org/officeDocument/2006/relationships/hyperlink" Target="https://ccfr.bnf.fr/portailccfr/servlet/ViewManager?menu=public_menu_view&amp;record=rnbcd:INSTITUTION:7824&amp;setCache=all_rnbcd.RNBCD_GLOBALE_MULTI&amp;fromList=true&amp;source=all_rnbcd&amp;action=public_search_top&amp;query=RNBCD_GLOBALE" TargetMode="External"/></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5EA36-461C-4208-9D4F-45C340D2C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cp:revision>
  <dcterms:created xsi:type="dcterms:W3CDTF">2026-07-17T11:36:00Z</dcterms:created>
  <dcterms:modified xsi:type="dcterms:W3CDTF">2026-07-30T21:16:31Z</dcterms:modified>
</cp:coreProperties>
</file>